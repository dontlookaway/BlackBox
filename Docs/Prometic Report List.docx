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8FA2E6" w14:textId="77777777" w:rsidR="00E41D57" w:rsidRDefault="003F44E3" w:rsidP="003F44E3">
      <w:pPr>
        <w:pStyle w:val="Title"/>
        <w:spacing w:after="240"/>
      </w:pPr>
      <w:r>
        <w:t xml:space="preserve">Prometic </w:t>
      </w:r>
      <w:r w:rsidR="00883358">
        <w:t>Report List</w:t>
      </w:r>
    </w:p>
    <w:p w14:paraId="2E694E01" w14:textId="77777777" w:rsidR="003F44E3" w:rsidRDefault="003F44E3" w:rsidP="003F44E3">
      <w:pPr>
        <w:rPr>
          <w:rFonts w:ascii="Verdana" w:hAnsi="Verdana"/>
          <w:b/>
          <w:sz w:val="18"/>
        </w:rPr>
      </w:pPr>
      <w:r>
        <w:rPr>
          <w:rFonts w:ascii="Verdana" w:hAnsi="Verdana"/>
          <w:b/>
          <w:sz w:val="18"/>
        </w:rPr>
        <w:t>Chris Johnson March 2016</w:t>
      </w:r>
    </w:p>
    <w:p w14:paraId="18E23BAE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Version 0.1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2217"/>
      </w:tblGrid>
      <w:tr w:rsidR="003F44E3" w14:paraId="17E1CA87" w14:textId="77777777" w:rsidTr="00605480">
        <w:tc>
          <w:tcPr>
            <w:tcW w:w="2547" w:type="dxa"/>
          </w:tcPr>
          <w:p w14:paraId="3A184858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Version number</w:t>
            </w:r>
          </w:p>
        </w:tc>
        <w:tc>
          <w:tcPr>
            <w:tcW w:w="4252" w:type="dxa"/>
          </w:tcPr>
          <w:p w14:paraId="509C3268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Description</w:t>
            </w:r>
          </w:p>
        </w:tc>
        <w:tc>
          <w:tcPr>
            <w:tcW w:w="2217" w:type="dxa"/>
          </w:tcPr>
          <w:p w14:paraId="1346A2D7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 xml:space="preserve">Date </w:t>
            </w:r>
            <w:r>
              <w:rPr>
                <w:rFonts w:ascii="Verdana" w:hAnsi="Verdana"/>
                <w:sz w:val="18"/>
              </w:rPr>
              <w:t>of version</w:t>
            </w:r>
          </w:p>
        </w:tc>
      </w:tr>
      <w:tr w:rsidR="003F44E3" w14:paraId="20BD16B3" w14:textId="77777777" w:rsidTr="00605480">
        <w:tc>
          <w:tcPr>
            <w:tcW w:w="2547" w:type="dxa"/>
          </w:tcPr>
          <w:p w14:paraId="4C236E44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 w:rsidRPr="008803BF">
              <w:rPr>
                <w:rFonts w:ascii="Verdana" w:hAnsi="Verdana"/>
                <w:sz w:val="18"/>
              </w:rPr>
              <w:t>0.1</w:t>
            </w:r>
          </w:p>
        </w:tc>
        <w:tc>
          <w:tcPr>
            <w:tcW w:w="4252" w:type="dxa"/>
          </w:tcPr>
          <w:p w14:paraId="0649FCA6" w14:textId="77777777" w:rsidR="003F44E3" w:rsidRPr="008803BF" w:rsidRDefault="003F44E3" w:rsidP="00697A28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First draft</w:t>
            </w:r>
          </w:p>
        </w:tc>
        <w:tc>
          <w:tcPr>
            <w:tcW w:w="2217" w:type="dxa"/>
          </w:tcPr>
          <w:p w14:paraId="5F6E2CE4" w14:textId="77777777" w:rsidR="003F44E3" w:rsidRPr="008803BF" w:rsidRDefault="003F44E3" w:rsidP="003F44E3">
            <w:pPr>
              <w:rPr>
                <w:rFonts w:ascii="Verdana" w:hAnsi="Verdana"/>
                <w:sz w:val="18"/>
              </w:rPr>
            </w:pPr>
            <w:r>
              <w:rPr>
                <w:rFonts w:ascii="Verdana" w:hAnsi="Verdana"/>
                <w:sz w:val="18"/>
              </w:rPr>
              <w:t>10</w:t>
            </w:r>
            <w:r w:rsidRPr="00510808">
              <w:rPr>
                <w:rFonts w:ascii="Verdana" w:hAnsi="Verdana"/>
                <w:sz w:val="18"/>
                <w:vertAlign w:val="superscript"/>
              </w:rPr>
              <w:t>th</w:t>
            </w:r>
            <w:r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3F44E3" w14:paraId="757DFDC9" w14:textId="77777777" w:rsidTr="00605480">
        <w:tc>
          <w:tcPr>
            <w:tcW w:w="2547" w:type="dxa"/>
          </w:tcPr>
          <w:p w14:paraId="111C8BC6" w14:textId="0B45BEA4" w:rsidR="003F44E3" w:rsidRPr="008803BF" w:rsidRDefault="00605480" w:rsidP="00697A28">
            <w:pPr>
              <w:rPr>
                <w:rFonts w:ascii="Verdana" w:hAnsi="Verdana"/>
                <w:sz w:val="18"/>
              </w:rPr>
            </w:pPr>
            <w:ins w:id="0" w:author="Johnson, Chris" w:date="2016-03-18T17:03:00Z">
              <w:r>
                <w:rPr>
                  <w:rFonts w:ascii="Verdana" w:hAnsi="Verdana"/>
                  <w:sz w:val="18"/>
                </w:rPr>
                <w:t>0.2</w:t>
              </w:r>
            </w:ins>
          </w:p>
        </w:tc>
        <w:tc>
          <w:tcPr>
            <w:tcW w:w="4252" w:type="dxa"/>
          </w:tcPr>
          <w:p w14:paraId="453ACEAF" w14:textId="39050507" w:rsidR="003F44E3" w:rsidRDefault="00605480" w:rsidP="00697A28">
            <w:pPr>
              <w:rPr>
                <w:ins w:id="1" w:author="Johnson, Chris" w:date="2016-03-18T17:04:00Z"/>
                <w:rFonts w:ascii="Verdana" w:hAnsi="Verdana"/>
                <w:sz w:val="18"/>
              </w:rPr>
            </w:pPr>
            <w:ins w:id="2" w:author="Johnson, Chris" w:date="2016-03-18T17:03:00Z">
              <w:r>
                <w:rPr>
                  <w:rFonts w:ascii="Verdana" w:hAnsi="Verdana"/>
                  <w:sz w:val="18"/>
                </w:rPr>
                <w:t>Moved Currency rates to System Reports</w:t>
              </w:r>
            </w:ins>
          </w:p>
          <w:p w14:paraId="109EA840" w14:textId="3E339911" w:rsidR="00605480" w:rsidRDefault="00605480" w:rsidP="00697A28">
            <w:pPr>
              <w:rPr>
                <w:ins w:id="3" w:author="Johnson, Chris" w:date="2016-03-18T17:03:00Z"/>
                <w:rFonts w:ascii="Verdana" w:hAnsi="Verdana"/>
                <w:sz w:val="18"/>
              </w:rPr>
            </w:pPr>
            <w:ins w:id="4" w:author="Johnson, Chris" w:date="2016-03-18T17:04:00Z">
              <w:r>
                <w:rPr>
                  <w:rFonts w:ascii="Verdana" w:hAnsi="Verdana"/>
                  <w:sz w:val="18"/>
                </w:rPr>
                <w:t>Added Actual Budgets GL Group Maps</w:t>
              </w:r>
            </w:ins>
          </w:p>
          <w:p w14:paraId="664882CA" w14:textId="77777777" w:rsidR="00605480" w:rsidRDefault="00605480" w:rsidP="00697A28">
            <w:pPr>
              <w:rPr>
                <w:ins w:id="5" w:author="Johnson, Chris" w:date="2016-03-18T17:05:00Z"/>
                <w:rFonts w:ascii="Verdana" w:hAnsi="Verdana"/>
                <w:sz w:val="18"/>
              </w:rPr>
            </w:pPr>
            <w:ins w:id="6" w:author="Johnson, Chris" w:date="2016-03-18T17:05:00Z">
              <w:r>
                <w:rPr>
                  <w:rFonts w:ascii="Verdana" w:hAnsi="Verdana"/>
                  <w:sz w:val="18"/>
                </w:rPr>
                <w:t>Added General Ledger Journal Entries</w:t>
              </w:r>
            </w:ins>
          </w:p>
          <w:p w14:paraId="0F2AEDFE" w14:textId="58351A45" w:rsidR="00605480" w:rsidRPr="008803BF" w:rsidRDefault="00605480" w:rsidP="00697A28">
            <w:pPr>
              <w:rPr>
                <w:rFonts w:ascii="Verdana" w:hAnsi="Verdana"/>
                <w:sz w:val="18"/>
              </w:rPr>
            </w:pPr>
            <w:ins w:id="7" w:author="Johnson, Chris" w:date="2016-03-18T17:05:00Z">
              <w:r>
                <w:rPr>
                  <w:rFonts w:ascii="Verdana" w:hAnsi="Verdana"/>
                  <w:sz w:val="18"/>
                </w:rPr>
                <w:t xml:space="preserve">Updated Lot Traceability to </w:t>
              </w:r>
            </w:ins>
            <w:ins w:id="8" w:author="Johnson, Chris" w:date="2016-03-18T17:06:00Z">
              <w:r>
                <w:rPr>
                  <w:rFonts w:ascii="Verdana" w:hAnsi="Verdana"/>
                  <w:sz w:val="18"/>
                </w:rPr>
                <w:t>include batch numbers</w:t>
              </w:r>
            </w:ins>
          </w:p>
        </w:tc>
        <w:tc>
          <w:tcPr>
            <w:tcW w:w="2217" w:type="dxa"/>
          </w:tcPr>
          <w:p w14:paraId="7CF8F28D" w14:textId="11675A87" w:rsidR="003F44E3" w:rsidRPr="008803BF" w:rsidRDefault="00605480" w:rsidP="00697A28">
            <w:pPr>
              <w:rPr>
                <w:rFonts w:ascii="Verdana" w:hAnsi="Verdana"/>
                <w:sz w:val="18"/>
              </w:rPr>
            </w:pPr>
            <w:ins w:id="9" w:author="Johnson, Chris" w:date="2016-03-18T17:04:00Z">
              <w:r>
                <w:rPr>
                  <w:rFonts w:ascii="Verdana" w:hAnsi="Verdana"/>
                  <w:sz w:val="18"/>
                </w:rPr>
                <w:t>18</w:t>
              </w:r>
              <w:r w:rsidRPr="00605480">
                <w:rPr>
                  <w:rFonts w:ascii="Verdana" w:hAnsi="Verdana"/>
                  <w:sz w:val="18"/>
                  <w:vertAlign w:val="superscript"/>
                </w:rPr>
                <w:t>th</w:t>
              </w:r>
              <w:r>
                <w:rPr>
                  <w:rFonts w:ascii="Verdana" w:hAnsi="Verdana"/>
                  <w:sz w:val="18"/>
                </w:rPr>
                <w:t xml:space="preserve"> March 2016</w:t>
              </w:r>
            </w:ins>
          </w:p>
        </w:tc>
      </w:tr>
      <w:tr w:rsidR="007934C0" w14:paraId="288F0095" w14:textId="77777777" w:rsidTr="00605480">
        <w:trPr>
          <w:ins w:id="10" w:author="Johnson, Chris" w:date="2016-04-08T12:55:00Z"/>
        </w:trPr>
        <w:tc>
          <w:tcPr>
            <w:tcW w:w="2547" w:type="dxa"/>
          </w:tcPr>
          <w:p w14:paraId="489A054C" w14:textId="0C316CBA" w:rsidR="007934C0" w:rsidRDefault="007934C0" w:rsidP="00697A28">
            <w:pPr>
              <w:rPr>
                <w:ins w:id="11" w:author="Johnson, Chris" w:date="2016-04-08T12:55:00Z"/>
                <w:rFonts w:ascii="Verdana" w:hAnsi="Verdana"/>
                <w:sz w:val="18"/>
              </w:rPr>
            </w:pPr>
            <w:ins w:id="12" w:author="Johnson, Chris" w:date="2016-04-08T12:55:00Z">
              <w:r>
                <w:rPr>
                  <w:rFonts w:ascii="Verdana" w:hAnsi="Verdana"/>
                  <w:sz w:val="18"/>
                </w:rPr>
                <w:t>0.3</w:t>
              </w:r>
            </w:ins>
          </w:p>
        </w:tc>
        <w:tc>
          <w:tcPr>
            <w:tcW w:w="4252" w:type="dxa"/>
          </w:tcPr>
          <w:p w14:paraId="5F0B8B94" w14:textId="44E78AE0" w:rsidR="007934C0" w:rsidRDefault="007934C0" w:rsidP="00697A28">
            <w:pPr>
              <w:rPr>
                <w:ins w:id="13" w:author="Johnson, Chris" w:date="2016-04-08T12:55:00Z"/>
                <w:rFonts w:ascii="Verdana" w:hAnsi="Verdana"/>
                <w:sz w:val="18"/>
              </w:rPr>
            </w:pPr>
            <w:ins w:id="14" w:author="Johnson, Chris" w:date="2016-04-08T12:55:00Z">
              <w:r>
                <w:rPr>
                  <w:rFonts w:ascii="Verdana" w:hAnsi="Verdana"/>
                  <w:sz w:val="18"/>
                </w:rPr>
                <w:t xml:space="preserve">Added </w:t>
              </w:r>
            </w:ins>
            <w:ins w:id="15" w:author="Johnson, Chris" w:date="2016-04-08T12:57:00Z">
              <w:r>
                <w:rPr>
                  <w:rFonts w:ascii="Verdana" w:hAnsi="Verdana"/>
                  <w:sz w:val="18"/>
                </w:rPr>
                <w:t>reports</w:t>
              </w:r>
            </w:ins>
          </w:p>
          <w:p w14:paraId="778810FA" w14:textId="77777777" w:rsidR="007934C0" w:rsidRDefault="007934C0" w:rsidP="007934C0">
            <w:pPr>
              <w:pStyle w:val="ListParagraph"/>
              <w:numPr>
                <w:ilvl w:val="0"/>
                <w:numId w:val="5"/>
              </w:numPr>
              <w:rPr>
                <w:ins w:id="16" w:author="Johnson, Chris" w:date="2016-04-08T12:55:00Z"/>
                <w:rFonts w:ascii="Verdana" w:hAnsi="Verdana"/>
                <w:sz w:val="18"/>
              </w:rPr>
            </w:pPr>
            <w:ins w:id="17" w:author="Johnson, Chris" w:date="2016-04-08T12:55:00Z">
              <w:r>
                <w:rPr>
                  <w:rFonts w:ascii="Verdana" w:hAnsi="Verdana"/>
                  <w:sz w:val="18"/>
                </w:rPr>
                <w:t>Closing Interco Balances</w:t>
              </w:r>
            </w:ins>
          </w:p>
          <w:p w14:paraId="6D87C51F" w14:textId="77777777" w:rsidR="007934C0" w:rsidRDefault="007934C0" w:rsidP="007934C0">
            <w:pPr>
              <w:pStyle w:val="ListParagraph"/>
              <w:numPr>
                <w:ilvl w:val="0"/>
                <w:numId w:val="5"/>
              </w:numPr>
              <w:rPr>
                <w:ins w:id="18" w:author="Johnson, Chris" w:date="2016-04-08T12:56:00Z"/>
                <w:rFonts w:ascii="Verdana" w:hAnsi="Verdana"/>
                <w:sz w:val="18"/>
              </w:rPr>
            </w:pPr>
            <w:ins w:id="19" w:author="Johnson, Chris" w:date="2016-04-08T12:56:00Z">
              <w:r>
                <w:rPr>
                  <w:rFonts w:ascii="Verdana" w:hAnsi="Verdana"/>
                  <w:sz w:val="18"/>
                </w:rPr>
                <w:t>Open Purchase Zero Value</w:t>
              </w:r>
            </w:ins>
          </w:p>
          <w:p w14:paraId="57C9FF16" w14:textId="4010C970" w:rsidR="007934C0" w:rsidRPr="007934C0" w:rsidRDefault="007934C0" w:rsidP="007934C0">
            <w:pPr>
              <w:pStyle w:val="ListParagraph"/>
              <w:numPr>
                <w:ilvl w:val="0"/>
                <w:numId w:val="5"/>
              </w:numPr>
              <w:rPr>
                <w:ins w:id="20" w:author="Johnson, Chris" w:date="2016-04-08T12:55:00Z"/>
                <w:rFonts w:ascii="Verdana" w:hAnsi="Verdana"/>
                <w:sz w:val="18"/>
              </w:rPr>
            </w:pPr>
            <w:ins w:id="21" w:author="Johnson, Chris" w:date="2016-04-08T12:57:00Z">
              <w:r>
                <w:rPr>
                  <w:rFonts w:ascii="Verdana" w:hAnsi="Verdana"/>
                  <w:sz w:val="18"/>
                </w:rPr>
                <w:t xml:space="preserve">Missing RI2 </w:t>
              </w:r>
              <w:proofErr w:type="spellStart"/>
              <w:r>
                <w:rPr>
                  <w:rFonts w:ascii="Verdana" w:hAnsi="Verdana"/>
                  <w:sz w:val="18"/>
                </w:rPr>
                <w:t>GLGroups</w:t>
              </w:r>
            </w:ins>
            <w:proofErr w:type="spellEnd"/>
          </w:p>
        </w:tc>
        <w:tc>
          <w:tcPr>
            <w:tcW w:w="2217" w:type="dxa"/>
          </w:tcPr>
          <w:p w14:paraId="7B4BDDF5" w14:textId="0BBB621C" w:rsidR="007934C0" w:rsidRDefault="007934C0" w:rsidP="00697A28">
            <w:pPr>
              <w:rPr>
                <w:ins w:id="22" w:author="Johnson, Chris" w:date="2016-04-08T12:55:00Z"/>
                <w:rFonts w:ascii="Verdana" w:hAnsi="Verdana"/>
                <w:sz w:val="18"/>
              </w:rPr>
            </w:pPr>
            <w:ins w:id="23" w:author="Johnson, Chris" w:date="2016-04-08T12:57:00Z">
              <w:r>
                <w:rPr>
                  <w:rFonts w:ascii="Verdana" w:hAnsi="Verdana"/>
                  <w:sz w:val="18"/>
                </w:rPr>
                <w:t>8</w:t>
              </w:r>
              <w:r w:rsidRPr="007934C0">
                <w:rPr>
                  <w:rFonts w:ascii="Verdana" w:hAnsi="Verdana"/>
                  <w:sz w:val="18"/>
                  <w:vertAlign w:val="superscript"/>
                </w:rPr>
                <w:t>th</w:t>
              </w:r>
              <w:r>
                <w:rPr>
                  <w:rFonts w:ascii="Verdana" w:hAnsi="Verdana"/>
                  <w:sz w:val="18"/>
                </w:rPr>
                <w:t xml:space="preserve"> April 2016</w:t>
              </w:r>
            </w:ins>
          </w:p>
        </w:tc>
      </w:tr>
    </w:tbl>
    <w:p w14:paraId="7D7DFDE1" w14:textId="77777777" w:rsidR="003F44E3" w:rsidRDefault="003F44E3" w:rsidP="003F44E3">
      <w:pPr>
        <w:rPr>
          <w:rFonts w:ascii="Verdana" w:hAnsi="Verdana"/>
          <w:b/>
          <w:sz w:val="18"/>
        </w:rPr>
      </w:pPr>
    </w:p>
    <w:p w14:paraId="6581964C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Distribution List</w:t>
      </w:r>
      <w:bookmarkStart w:id="24" w:name="_GoBack"/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4252"/>
        <w:gridCol w:w="2217"/>
      </w:tblGrid>
      <w:tr w:rsidR="003F44E3" w14:paraId="2B9E8442" w14:textId="77777777" w:rsidTr="00557185">
        <w:tc>
          <w:tcPr>
            <w:tcW w:w="2547" w:type="dxa"/>
          </w:tcPr>
          <w:p w14:paraId="376FE1AA" w14:textId="77777777" w:rsidR="003F44E3" w:rsidRDefault="003F44E3" w:rsidP="00697A28">
            <w:r>
              <w:t>Name</w:t>
            </w:r>
          </w:p>
        </w:tc>
        <w:tc>
          <w:tcPr>
            <w:tcW w:w="4252" w:type="dxa"/>
          </w:tcPr>
          <w:p w14:paraId="5A30FA7E" w14:textId="77777777" w:rsidR="003F44E3" w:rsidRDefault="003F44E3" w:rsidP="00697A28">
            <w:r>
              <w:t>Position</w:t>
            </w:r>
          </w:p>
        </w:tc>
        <w:tc>
          <w:tcPr>
            <w:tcW w:w="2217" w:type="dxa"/>
          </w:tcPr>
          <w:p w14:paraId="24069568" w14:textId="77777777" w:rsidR="003F44E3" w:rsidRDefault="003F44E3" w:rsidP="00697A28">
            <w:r>
              <w:t>Date sent</w:t>
            </w:r>
          </w:p>
        </w:tc>
      </w:tr>
      <w:tr w:rsidR="00CD0190" w14:paraId="0EAD89A0" w14:textId="77777777" w:rsidTr="00557185">
        <w:tc>
          <w:tcPr>
            <w:tcW w:w="2547" w:type="dxa"/>
          </w:tcPr>
          <w:p w14:paraId="7B44AAC5" w14:textId="77777777" w:rsidR="00CD0190" w:rsidRDefault="00CD0190" w:rsidP="00CD0190">
            <w:r>
              <w:t>Sophie Talon-Bergeron</w:t>
            </w:r>
          </w:p>
        </w:tc>
        <w:tc>
          <w:tcPr>
            <w:tcW w:w="4252" w:type="dxa"/>
          </w:tcPr>
          <w:p w14:paraId="14583CC2" w14:textId="77777777" w:rsidR="00CD0190" w:rsidRDefault="00CD0190" w:rsidP="00CD0190">
            <w:r>
              <w:t>Finance Manager</w:t>
            </w:r>
          </w:p>
        </w:tc>
        <w:tc>
          <w:tcPr>
            <w:tcW w:w="2217" w:type="dxa"/>
          </w:tcPr>
          <w:p w14:paraId="181F9540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7B30C3C6" w14:textId="77777777" w:rsidTr="00557185">
        <w:tc>
          <w:tcPr>
            <w:tcW w:w="2547" w:type="dxa"/>
          </w:tcPr>
          <w:p w14:paraId="32857CA4" w14:textId="77777777" w:rsidR="00CD0190" w:rsidRDefault="00CD0190" w:rsidP="00CD0190">
            <w:r>
              <w:t>Bianca Vasquez</w:t>
            </w:r>
          </w:p>
        </w:tc>
        <w:tc>
          <w:tcPr>
            <w:tcW w:w="4252" w:type="dxa"/>
          </w:tcPr>
          <w:p w14:paraId="460B7E4A" w14:textId="77777777" w:rsidR="00CD0190" w:rsidRDefault="00CD0190" w:rsidP="00CD0190">
            <w:r>
              <w:t>Financial Analyst</w:t>
            </w:r>
          </w:p>
        </w:tc>
        <w:tc>
          <w:tcPr>
            <w:tcW w:w="2217" w:type="dxa"/>
          </w:tcPr>
          <w:p w14:paraId="41F8A723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5CBB07A0" w14:textId="77777777" w:rsidTr="00557185">
        <w:tc>
          <w:tcPr>
            <w:tcW w:w="2547" w:type="dxa"/>
          </w:tcPr>
          <w:p w14:paraId="18D38FDF" w14:textId="77777777" w:rsidR="00CD0190" w:rsidRDefault="00CD0190" w:rsidP="00CD0190">
            <w:r>
              <w:t>Liz Collins</w:t>
            </w:r>
          </w:p>
        </w:tc>
        <w:tc>
          <w:tcPr>
            <w:tcW w:w="4252" w:type="dxa"/>
          </w:tcPr>
          <w:p w14:paraId="07432B1E" w14:textId="77777777" w:rsidR="00CD0190" w:rsidRDefault="00CD0190" w:rsidP="00CD0190">
            <w:r>
              <w:t>Financial Controller</w:t>
            </w:r>
          </w:p>
        </w:tc>
        <w:tc>
          <w:tcPr>
            <w:tcW w:w="2217" w:type="dxa"/>
          </w:tcPr>
          <w:p w14:paraId="36D9CDDA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7F3F0246" w14:textId="77777777" w:rsidTr="00557185">
        <w:tc>
          <w:tcPr>
            <w:tcW w:w="2547" w:type="dxa"/>
          </w:tcPr>
          <w:p w14:paraId="0E206064" w14:textId="77777777" w:rsidR="00CD0190" w:rsidRDefault="00CD0190" w:rsidP="00CD0190">
            <w:r>
              <w:t xml:space="preserve">Benjamin </w:t>
            </w:r>
            <w:proofErr w:type="spellStart"/>
            <w:r>
              <w:t>Hémond</w:t>
            </w:r>
            <w:proofErr w:type="spellEnd"/>
          </w:p>
        </w:tc>
        <w:tc>
          <w:tcPr>
            <w:tcW w:w="4252" w:type="dxa"/>
          </w:tcPr>
          <w:p w14:paraId="0B1E98F3" w14:textId="77777777" w:rsidR="00CD0190" w:rsidRDefault="00CD0190" w:rsidP="00CD0190">
            <w:r>
              <w:t>Procurement Specialist</w:t>
            </w:r>
          </w:p>
        </w:tc>
        <w:tc>
          <w:tcPr>
            <w:tcW w:w="2217" w:type="dxa"/>
          </w:tcPr>
          <w:p w14:paraId="2FDE53BB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791CD9FC" w14:textId="77777777" w:rsidTr="00557185">
        <w:tc>
          <w:tcPr>
            <w:tcW w:w="2547" w:type="dxa"/>
          </w:tcPr>
          <w:p w14:paraId="2F47335D" w14:textId="77777777" w:rsidR="00CD0190" w:rsidRDefault="00CD0190" w:rsidP="00CD0190">
            <w:r>
              <w:t>Hassan Mamdani</w:t>
            </w:r>
          </w:p>
        </w:tc>
        <w:tc>
          <w:tcPr>
            <w:tcW w:w="4252" w:type="dxa"/>
          </w:tcPr>
          <w:p w14:paraId="598A3B0B" w14:textId="77777777" w:rsidR="00CD0190" w:rsidRDefault="00CD0190" w:rsidP="00CD0190">
            <w:pPr>
              <w:autoSpaceDE w:val="0"/>
              <w:autoSpaceDN w:val="0"/>
            </w:pPr>
            <w:r>
              <w:rPr>
                <w:rFonts w:ascii="Segoe UI" w:hAnsi="Segoe UI" w:cs="Segoe UI"/>
                <w:color w:val="000000"/>
                <w:sz w:val="20"/>
                <w:szCs w:val="20"/>
              </w:rPr>
              <w:t>Research Scientist Computational Chemist</w:t>
            </w:r>
          </w:p>
        </w:tc>
        <w:tc>
          <w:tcPr>
            <w:tcW w:w="2217" w:type="dxa"/>
          </w:tcPr>
          <w:p w14:paraId="2708010B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379EBB63" w14:textId="77777777" w:rsidTr="00557185">
        <w:tc>
          <w:tcPr>
            <w:tcW w:w="2547" w:type="dxa"/>
          </w:tcPr>
          <w:p w14:paraId="62E39454" w14:textId="77777777" w:rsidR="00CD0190" w:rsidRDefault="00CD0190" w:rsidP="00CD0190">
            <w:r>
              <w:t>David Franklin</w:t>
            </w:r>
          </w:p>
        </w:tc>
        <w:tc>
          <w:tcPr>
            <w:tcW w:w="4252" w:type="dxa"/>
          </w:tcPr>
          <w:p w14:paraId="4FBE370D" w14:textId="77777777" w:rsidR="00CD0190" w:rsidRDefault="00CD0190" w:rsidP="00CD0190">
            <w:r>
              <w:t>Head of Financial Planning and Analysis</w:t>
            </w:r>
          </w:p>
        </w:tc>
        <w:tc>
          <w:tcPr>
            <w:tcW w:w="2217" w:type="dxa"/>
          </w:tcPr>
          <w:p w14:paraId="4F52D413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06221AD9" w14:textId="77777777" w:rsidTr="00557185">
        <w:tc>
          <w:tcPr>
            <w:tcW w:w="2547" w:type="dxa"/>
          </w:tcPr>
          <w:p w14:paraId="5F87A0AD" w14:textId="77777777" w:rsidR="00CD0190" w:rsidRDefault="00CD0190" w:rsidP="00CD0190">
            <w:r>
              <w:t>Jacqueline Richard</w:t>
            </w:r>
          </w:p>
        </w:tc>
        <w:tc>
          <w:tcPr>
            <w:tcW w:w="4252" w:type="dxa"/>
          </w:tcPr>
          <w:p w14:paraId="712BF346" w14:textId="77777777" w:rsidR="00CD0190" w:rsidRDefault="00CD0190" w:rsidP="00CD0190">
            <w:r>
              <w:t>Head of Financial Reporting</w:t>
            </w:r>
          </w:p>
        </w:tc>
        <w:tc>
          <w:tcPr>
            <w:tcW w:w="2217" w:type="dxa"/>
          </w:tcPr>
          <w:p w14:paraId="3E20A9E2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50DB581F" w14:textId="77777777" w:rsidTr="00557185">
        <w:tc>
          <w:tcPr>
            <w:tcW w:w="2547" w:type="dxa"/>
          </w:tcPr>
          <w:p w14:paraId="656C9ED7" w14:textId="77777777" w:rsidR="00CD0190" w:rsidRDefault="00CD0190" w:rsidP="00CD0190">
            <w:r>
              <w:t>Bruce Pritchard</w:t>
            </w:r>
          </w:p>
        </w:tc>
        <w:tc>
          <w:tcPr>
            <w:tcW w:w="4252" w:type="dxa"/>
          </w:tcPr>
          <w:p w14:paraId="13169E29" w14:textId="77777777" w:rsidR="00CD0190" w:rsidRDefault="00CD0190" w:rsidP="00CD0190">
            <w:r>
              <w:t>COO</w:t>
            </w:r>
          </w:p>
        </w:tc>
        <w:tc>
          <w:tcPr>
            <w:tcW w:w="2217" w:type="dxa"/>
          </w:tcPr>
          <w:p w14:paraId="65BE4EA1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  <w:tr w:rsidR="00CD0190" w14:paraId="268A2DA7" w14:textId="77777777" w:rsidTr="00557185">
        <w:tc>
          <w:tcPr>
            <w:tcW w:w="2547" w:type="dxa"/>
          </w:tcPr>
          <w:p w14:paraId="09D06ABE" w14:textId="77777777" w:rsidR="00CD0190" w:rsidRDefault="00CD0190" w:rsidP="00CD0190">
            <w:r>
              <w:t>Greg Weaver</w:t>
            </w:r>
          </w:p>
        </w:tc>
        <w:tc>
          <w:tcPr>
            <w:tcW w:w="4252" w:type="dxa"/>
          </w:tcPr>
          <w:p w14:paraId="1B9BA775" w14:textId="77777777" w:rsidR="00CD0190" w:rsidRDefault="00CD0190" w:rsidP="00CD0190">
            <w:r>
              <w:t>CFO</w:t>
            </w:r>
          </w:p>
        </w:tc>
        <w:tc>
          <w:tcPr>
            <w:tcW w:w="2217" w:type="dxa"/>
          </w:tcPr>
          <w:p w14:paraId="3D740254" w14:textId="77777777" w:rsidR="00CD0190" w:rsidRDefault="00CD0190" w:rsidP="00CD0190">
            <w:r w:rsidRPr="0092705F">
              <w:rPr>
                <w:rFonts w:ascii="Verdana" w:hAnsi="Verdana"/>
                <w:sz w:val="18"/>
              </w:rPr>
              <w:t>10</w:t>
            </w:r>
            <w:r w:rsidRPr="0092705F">
              <w:rPr>
                <w:rFonts w:ascii="Verdana" w:hAnsi="Verdana"/>
                <w:sz w:val="18"/>
                <w:vertAlign w:val="superscript"/>
              </w:rPr>
              <w:t>th</w:t>
            </w:r>
            <w:r w:rsidRPr="0092705F">
              <w:rPr>
                <w:rFonts w:ascii="Verdana" w:hAnsi="Verdana"/>
                <w:sz w:val="18"/>
              </w:rPr>
              <w:t xml:space="preserve"> March 2016</w:t>
            </w:r>
          </w:p>
        </w:tc>
      </w:tr>
    </w:tbl>
    <w:p w14:paraId="1E06310B" w14:textId="77777777" w:rsidR="003F44E3" w:rsidRPr="008803BF" w:rsidRDefault="003F44E3" w:rsidP="003F44E3"/>
    <w:p w14:paraId="6E943082" w14:textId="77777777" w:rsidR="003F44E3" w:rsidRPr="00AE5139" w:rsidRDefault="003F44E3" w:rsidP="003F44E3">
      <w:pPr>
        <w:spacing w:before="480"/>
        <w:rPr>
          <w:rFonts w:ascii="Verdana" w:hAnsi="Verdana"/>
          <w:b/>
          <w:sz w:val="18"/>
          <w:szCs w:val="18"/>
        </w:rPr>
      </w:pPr>
      <w:r w:rsidRPr="00AE5139">
        <w:rPr>
          <w:rFonts w:ascii="Verdana" w:hAnsi="Verdana"/>
          <w:b/>
          <w:sz w:val="18"/>
          <w:szCs w:val="18"/>
        </w:rPr>
        <w:t>Introduction</w:t>
      </w:r>
    </w:p>
    <w:p w14:paraId="4615F04D" w14:textId="77777777" w:rsidR="00EC7146" w:rsidRDefault="00EC7146" w:rsidP="003F44E3">
      <w:r>
        <w:t>This is a brief list of all reports that are currently available as held within the Syspro ERP system</w:t>
      </w:r>
      <w:r w:rsidR="00557185">
        <w:t xml:space="preserve"> with a brief description of</w:t>
      </w:r>
    </w:p>
    <w:p w14:paraId="52B0843A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report does</w:t>
      </w:r>
    </w:p>
    <w:p w14:paraId="58CD7F22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parameters of the report relate to</w:t>
      </w:r>
    </w:p>
    <w:p w14:paraId="5E9321ED" w14:textId="77777777" w:rsidR="00557185" w:rsidRDefault="00557185" w:rsidP="00557185">
      <w:pPr>
        <w:pStyle w:val="ListParagraph"/>
        <w:numPr>
          <w:ilvl w:val="0"/>
          <w:numId w:val="4"/>
        </w:numPr>
      </w:pPr>
      <w:r>
        <w:t>What the report looks like</w:t>
      </w:r>
    </w:p>
    <w:p w14:paraId="4D89747D" w14:textId="77777777" w:rsidR="003F44E3" w:rsidRDefault="00EC7146" w:rsidP="003F44E3">
      <w:r>
        <w:t xml:space="preserve">Any reports </w:t>
      </w:r>
      <w:r w:rsidR="00557185">
        <w:t xml:space="preserve">that are </w:t>
      </w:r>
      <w:r>
        <w:t xml:space="preserve">held in the development folder </w:t>
      </w:r>
      <w:r w:rsidR="00557185">
        <w:t>are awaiting sign off from the business before being released.</w:t>
      </w:r>
    </w:p>
    <w:p w14:paraId="2D46AEC3" w14:textId="77777777" w:rsidR="00EC7146" w:rsidRDefault="00EC7146" w:rsidP="003F44E3">
      <w:r>
        <w:t xml:space="preserve">Any reports that </w:t>
      </w:r>
      <w:r w:rsidR="00557185">
        <w:t xml:space="preserve">have been written </w:t>
      </w:r>
      <w:r>
        <w:t>limit</w:t>
      </w:r>
      <w:r w:rsidR="00557185">
        <w:t>ing them</w:t>
      </w:r>
      <w:r>
        <w:t xml:space="preserve"> to a single company are </w:t>
      </w:r>
      <w:r w:rsidR="00557185">
        <w:t>scheduled to be removed as soon as replacements have been signed off and therefore have not been included in this document.</w:t>
      </w:r>
    </w:p>
    <w:p w14:paraId="0BAB3008" w14:textId="77777777" w:rsidR="003F44E3" w:rsidRDefault="003F44E3" w:rsidP="003F44E3">
      <w:r>
        <w:br w:type="page"/>
      </w:r>
    </w:p>
    <w:p w14:paraId="415E576E" w14:textId="77777777" w:rsidR="003F44E3" w:rsidRPr="003F44E3" w:rsidRDefault="003F44E3" w:rsidP="003F44E3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556776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B4CFD76" w14:textId="77777777" w:rsidR="00041215" w:rsidRDefault="00041215">
          <w:pPr>
            <w:pStyle w:val="TOCHeading"/>
          </w:pPr>
          <w:r>
            <w:t>Contents</w:t>
          </w:r>
        </w:p>
        <w:p w14:paraId="67564590" w14:textId="225FDB44" w:rsidR="007934C0" w:rsidRDefault="00041215">
          <w:pPr>
            <w:pStyle w:val="TOC1"/>
            <w:rPr>
              <w:rFonts w:eastAsiaTheme="minorEastAsia"/>
              <w:sz w:val="22"/>
              <w:lang w:eastAsia="en-GB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447883372" w:history="1">
            <w:r w:rsidR="007934C0" w:rsidRPr="007572B0">
              <w:rPr>
                <w:rStyle w:val="Hyperlink"/>
              </w:rPr>
              <w:t>Folder – System Reports</w:t>
            </w:r>
            <w:r w:rsidR="007934C0">
              <w:rPr>
                <w:webHidden/>
              </w:rPr>
              <w:tab/>
            </w:r>
            <w:r w:rsidR="007934C0">
              <w:rPr>
                <w:webHidden/>
              </w:rPr>
              <w:fldChar w:fldCharType="begin"/>
            </w:r>
            <w:r w:rsidR="007934C0">
              <w:rPr>
                <w:webHidden/>
              </w:rPr>
              <w:instrText xml:space="preserve"> PAGEREF _Toc447883372 \h </w:instrText>
            </w:r>
            <w:r w:rsidR="007934C0">
              <w:rPr>
                <w:webHidden/>
              </w:rPr>
            </w:r>
            <w:r w:rsidR="007934C0">
              <w:rPr>
                <w:webHidden/>
              </w:rPr>
              <w:fldChar w:fldCharType="separate"/>
            </w:r>
            <w:r w:rsidR="007934C0">
              <w:rPr>
                <w:webHidden/>
              </w:rPr>
              <w:t>3</w:t>
            </w:r>
            <w:r w:rsidR="007934C0">
              <w:rPr>
                <w:webHidden/>
              </w:rPr>
              <w:fldChar w:fldCharType="end"/>
            </w:r>
          </w:hyperlink>
        </w:p>
        <w:p w14:paraId="73B79600" w14:textId="3F9EEDB1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73" w:history="1">
            <w:r w:rsidRPr="007572B0">
              <w:rPr>
                <w:rStyle w:val="Hyperlink"/>
              </w:rPr>
              <w:t>Batch Profitability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5028565" w14:textId="241384BF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74" w:history="1">
            <w:r w:rsidRPr="007572B0">
              <w:rPr>
                <w:rStyle w:val="Hyperlink"/>
              </w:rPr>
              <w:t>Currency Rates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CC45639" w14:textId="6E4F7F4B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75" w:history="1">
            <w:r w:rsidRPr="007572B0">
              <w:rPr>
                <w:rStyle w:val="Hyperlink"/>
              </w:rPr>
              <w:t>Job Lot Breakdown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32C9D15" w14:textId="650C197D" w:rsidR="007934C0" w:rsidRDefault="007934C0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7883376" w:history="1">
            <w:r w:rsidRPr="007572B0">
              <w:rPr>
                <w:rStyle w:val="Hyperlink"/>
              </w:rPr>
              <w:t>Folder – System Accounts Payable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192CFF8" w14:textId="4E61FE3A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77" w:history="1">
            <w:r w:rsidRPr="007572B0">
              <w:rPr>
                <w:rStyle w:val="Hyperlink"/>
              </w:rPr>
              <w:t>AP Aged Analysis Alt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84156C7" w14:textId="44310A18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78" w:history="1">
            <w:r w:rsidRPr="007572B0">
              <w:rPr>
                <w:rStyle w:val="Hyperlink"/>
              </w:rPr>
              <w:t>AP Unpaid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DAB0089" w14:textId="17A02212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79" w:history="1">
            <w:r w:rsidRPr="007572B0">
              <w:rPr>
                <w:rStyle w:val="Hyperlink"/>
              </w:rPr>
              <w:t>Payment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440655C" w14:textId="29269EF3" w:rsidR="007934C0" w:rsidRDefault="007934C0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7883380" w:history="1">
            <w:r w:rsidRPr="007572B0">
              <w:rPr>
                <w:rStyle w:val="Hyperlink"/>
              </w:rPr>
              <w:t>Folder – System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57D28E1" w14:textId="3CF98806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81" w:history="1">
            <w:r w:rsidRPr="007572B0">
              <w:rPr>
                <w:rStyle w:val="Hyperlink"/>
              </w:rPr>
              <w:t>Fixed Asset List Live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D960AE5" w14:textId="51EE296A" w:rsidR="007934C0" w:rsidRDefault="007934C0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7883382" w:history="1">
            <w:r w:rsidRPr="007572B0">
              <w:rPr>
                <w:rStyle w:val="Hyperlink"/>
              </w:rPr>
              <w:t>Folder – System General Ledger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02CADCA" w14:textId="73B695CE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83" w:history="1">
            <w:r w:rsidRPr="007572B0">
              <w:rPr>
                <w:rStyle w:val="Hyperlink"/>
              </w:rPr>
              <w:t>Closing Interco Balances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D13D381" w14:textId="7CD3D847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84" w:history="1">
            <w:r w:rsidRPr="007572B0">
              <w:rPr>
                <w:rStyle w:val="Hyperlink"/>
              </w:rPr>
              <w:t>GRN Unpaid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CA5F3C0" w14:textId="7ADC4474" w:rsidR="007934C0" w:rsidRDefault="007934C0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7883385" w:history="1">
            <w:r w:rsidRPr="007572B0">
              <w:rPr>
                <w:rStyle w:val="Hyperlink"/>
              </w:rPr>
              <w:t>Folder – System Inventory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584D833" w14:textId="45BC342D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86" w:history="1">
            <w:r w:rsidRPr="007572B0">
              <w:rPr>
                <w:rStyle w:val="Hyperlink"/>
              </w:rPr>
              <w:t>Lot Retesting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467195D" w14:textId="38479871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87" w:history="1">
            <w:r w:rsidRPr="007572B0">
              <w:rPr>
                <w:rStyle w:val="Hyperlink"/>
              </w:rPr>
              <w:t>Stock Levels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244A994" w14:textId="732ACD4F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88" w:history="1">
            <w:r w:rsidRPr="007572B0">
              <w:rPr>
                <w:rStyle w:val="Hyperlink"/>
              </w:rPr>
              <w:t>Inventory Inspection Times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F2A4D5D" w14:textId="50890E3F" w:rsidR="007934C0" w:rsidRDefault="007934C0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7883389" w:history="1">
            <w:r w:rsidRPr="007572B0">
              <w:rPr>
                <w:rStyle w:val="Hyperlink"/>
              </w:rPr>
              <w:t>Folder – System Management Accounts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4E69DEA" w14:textId="5048E775" w:rsidR="007934C0" w:rsidRDefault="007934C0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7883390" w:history="1">
            <w:r w:rsidRPr="007572B0">
              <w:rPr>
                <w:rStyle w:val="Hyperlink"/>
              </w:rPr>
              <w:t>Folder – System Purchase Orders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E44DC2C" w14:textId="39FBAF2B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91" w:history="1">
            <w:r w:rsidRPr="007572B0">
              <w:rPr>
                <w:rStyle w:val="Hyperlink"/>
              </w:rPr>
              <w:t>Purchase Order Changes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02BF4660" w14:textId="738FA41A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92" w:history="1">
            <w:r w:rsidRPr="007572B0">
              <w:rPr>
                <w:rStyle w:val="Hyperlink"/>
              </w:rPr>
              <w:t>Open Purchase Orders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EFB81CD" w14:textId="4303FA8E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93" w:history="1">
            <w:r w:rsidRPr="007572B0">
              <w:rPr>
                <w:rStyle w:val="Hyperlink"/>
              </w:rPr>
              <w:t>Open Purchase Zero Order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1AF86C5" w14:textId="134E3335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94" w:history="1">
            <w:r w:rsidRPr="007572B0">
              <w:rPr>
                <w:rStyle w:val="Hyperlink"/>
              </w:rPr>
              <w:t>Requisition users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5D1F056" w14:textId="5FAFCEEE" w:rsidR="007934C0" w:rsidRDefault="007934C0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7883395" w:history="1">
            <w:r w:rsidRPr="007572B0">
              <w:rPr>
                <w:rStyle w:val="Hyperlink"/>
              </w:rPr>
              <w:t>Folder – System Sales Orders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1FDD2A2" w14:textId="6545AE0C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96" w:history="1">
            <w:r w:rsidRPr="007572B0">
              <w:rPr>
                <w:rStyle w:val="Hyperlink"/>
              </w:rPr>
              <w:t>Sales Orders 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1865DF3" w14:textId="2B5EE01C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97" w:history="1">
            <w:r w:rsidRPr="007572B0">
              <w:rPr>
                <w:rStyle w:val="Hyperlink"/>
              </w:rPr>
              <w:t>Sales by Job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4ACF2FF5" w14:textId="3D74CF36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398" w:history="1">
            <w:r w:rsidRPr="007572B0">
              <w:rPr>
                <w:rStyle w:val="Hyperlink"/>
              </w:rPr>
              <w:t>Sales Order KPI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96FAD70" w14:textId="2F8BB4D8" w:rsidR="007934C0" w:rsidRDefault="007934C0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7883399" w:history="1">
            <w:r w:rsidRPr="007572B0">
              <w:rPr>
                <w:rStyle w:val="Hyperlink"/>
              </w:rPr>
              <w:t>Folder – System WIP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_Toc447883399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1C5D5697" w14:textId="6BB9C46D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00" w:history="1">
            <w:r w:rsidRPr="007572B0">
              <w:rPr>
                <w:rStyle w:val="Hyperlink"/>
              </w:rPr>
              <w:t>Job Lot Output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3CF9B79" w14:textId="3B3D271E" w:rsidR="007934C0" w:rsidRDefault="007934C0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7883401" w:history="1">
            <w:r w:rsidRPr="007572B0">
              <w:rPr>
                <w:rStyle w:val="Hyperlink"/>
              </w:rPr>
              <w:t>Folder – Development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0E8C48C7" w14:textId="7B0AAD2D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02" w:history="1">
            <w:r w:rsidRPr="007572B0">
              <w:rPr>
                <w:rStyle w:val="Hyperlink"/>
              </w:rPr>
              <w:t>Actuals Budgets GL Group 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6D0A946" w14:textId="4EED868E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03" w:history="1">
            <w:r w:rsidRPr="007572B0">
              <w:rPr>
                <w:rStyle w:val="Hyperlink"/>
              </w:rPr>
              <w:t>Actuals Budgets Report Index Maps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7DFAB7FF" w14:textId="70C917FE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04" w:history="1">
            <w:r w:rsidRPr="007572B0">
              <w:rPr>
                <w:rStyle w:val="Hyperlink"/>
              </w:rPr>
              <w:t>Actuals Budgets Balance Sheet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6719C1D" w14:textId="655EC22F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05" w:history="1">
            <w:r w:rsidRPr="007572B0">
              <w:rPr>
                <w:rStyle w:val="Hyperlink"/>
              </w:rPr>
              <w:t>General Ledger Journal Entries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F7EBC5C" w14:textId="40381BA9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06" w:history="1">
            <w:r w:rsidRPr="007572B0">
              <w:rPr>
                <w:rStyle w:val="Hyperlink"/>
              </w:rPr>
              <w:t>GRN Unpaid Assets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C0CD542" w14:textId="3B7BAC76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07" w:history="1">
            <w:r w:rsidRPr="007572B0">
              <w:rPr>
                <w:rStyle w:val="Hyperlink"/>
              </w:rPr>
              <w:t>Inventory in Inspection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35E3BE3" w14:textId="31400E27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08" w:history="1">
            <w:r w:rsidRPr="007572B0">
              <w:rPr>
                <w:rStyle w:val="Hyperlink"/>
              </w:rPr>
              <w:t>Labour Ledger Comparison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012C576C" w14:textId="58256A01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09" w:history="1">
            <w:r w:rsidRPr="007572B0">
              <w:rPr>
                <w:rStyle w:val="Hyperlink"/>
              </w:rPr>
              <w:t>Lot Traceability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1D2289B3" w14:textId="65593959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10" w:history="1">
            <w:r w:rsidRPr="007572B0">
              <w:rPr>
                <w:rStyle w:val="Hyperlink"/>
              </w:rPr>
              <w:t>Missing RI2 GLGroups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51096C19" w14:textId="22A37AD3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11" w:history="1">
            <w:r w:rsidRPr="007572B0">
              <w:rPr>
                <w:rStyle w:val="Hyperlink"/>
              </w:rPr>
              <w:t>Open Requisition Report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7184D8C7" w14:textId="41BB7E5F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12" w:history="1">
            <w:r w:rsidRPr="007572B0">
              <w:rPr>
                <w:rStyle w:val="Hyperlink"/>
              </w:rPr>
              <w:t>Open Purchase Orders Stock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07D3CC9" w14:textId="727FCE6B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13" w:history="1">
            <w:r w:rsidRPr="007572B0">
              <w:rPr>
                <w:rStyle w:val="Hyperlink"/>
              </w:rPr>
              <w:t>Payment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F91B37A" w14:textId="2D974F87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14" w:history="1">
            <w:r w:rsidRPr="007572B0">
              <w:rPr>
                <w:rStyle w:val="Hyperlink"/>
              </w:rPr>
              <w:t>Pick 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039F1B9A" w14:textId="338ED12B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15" w:history="1">
            <w:r w:rsidRPr="007572B0">
              <w:rPr>
                <w:rStyle w:val="Hyperlink"/>
              </w:rPr>
              <w:t>Pick List Job Breakdown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09F292FA" w14:textId="4B2F2955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16" w:history="1">
            <w:r w:rsidRPr="007572B0">
              <w:rPr>
                <w:rStyle w:val="Hyperlink"/>
              </w:rPr>
              <w:t>Pick List Reserved Lots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39FD44DB" w14:textId="72B2D97E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17" w:history="1">
            <w:r w:rsidRPr="007572B0">
              <w:rPr>
                <w:rStyle w:val="Hyperlink"/>
              </w:rPr>
              <w:t>Pick List Work Centre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44475CB3" w14:textId="0FF4EAB4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18" w:history="1">
            <w:r w:rsidRPr="007572B0">
              <w:rPr>
                <w:rStyle w:val="Hyperlink"/>
              </w:rPr>
              <w:t>Purchase Order Details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00BC2263" w14:textId="3EAB1768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19" w:history="1">
            <w:r w:rsidRPr="007572B0">
              <w:rPr>
                <w:rStyle w:val="Hyperlink"/>
              </w:rPr>
              <w:t>Purchase Order E Signature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4C7FDDE5" w14:textId="0E6AE8D9" w:rsidR="007934C0" w:rsidRDefault="007934C0">
          <w:pPr>
            <w:pStyle w:val="TOC2"/>
            <w:rPr>
              <w:rFonts w:eastAsiaTheme="minorEastAsia"/>
              <w:sz w:val="22"/>
              <w:lang w:eastAsia="en-GB"/>
            </w:rPr>
          </w:pPr>
          <w:hyperlink w:anchor="_Toc447883420" w:history="1">
            <w:r w:rsidRPr="007572B0">
              <w:rPr>
                <w:rStyle w:val="Hyperlink"/>
              </w:rPr>
              <w:t>Unpaid Assets Accounts Payable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6070814B" w14:textId="53D74E97" w:rsidR="007934C0" w:rsidRDefault="007934C0">
          <w:pPr>
            <w:pStyle w:val="TOC1"/>
            <w:rPr>
              <w:rFonts w:eastAsiaTheme="minorEastAsia"/>
              <w:sz w:val="22"/>
              <w:lang w:eastAsia="en-GB"/>
            </w:rPr>
          </w:pPr>
          <w:hyperlink w:anchor="_Toc447883421" w:history="1">
            <w:r w:rsidRPr="007572B0">
              <w:rPr>
                <w:rStyle w:val="Hyperlink"/>
              </w:rPr>
              <w:t>Reports to be developed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_Toc447883421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6169D5C3" w14:textId="3F6380F0" w:rsidR="00041215" w:rsidRDefault="00041215" w:rsidP="00BA7CB5">
          <w:pPr>
            <w:spacing w:after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43A8451" w14:textId="77777777" w:rsidR="00041215" w:rsidRDefault="00041215" w:rsidP="00BA7CB5">
      <w:pPr>
        <w:spacing w:after="0"/>
      </w:pPr>
    </w:p>
    <w:p w14:paraId="43F2E62D" w14:textId="77777777" w:rsidR="00041215" w:rsidRDefault="00041215">
      <w:r>
        <w:br w:type="page"/>
      </w:r>
    </w:p>
    <w:p w14:paraId="58752284" w14:textId="77777777" w:rsidR="00E46EE0" w:rsidRDefault="00E46EE0"/>
    <w:p w14:paraId="20B9F773" w14:textId="77777777" w:rsidR="00041215" w:rsidRPr="00041215" w:rsidRDefault="00041215" w:rsidP="00041215">
      <w:pPr>
        <w:pStyle w:val="Heading1"/>
      </w:pPr>
      <w:bookmarkStart w:id="25" w:name="_Toc447883372"/>
      <w:r w:rsidRPr="00041215">
        <w:t>Folder – System Reports</w:t>
      </w:r>
      <w:bookmarkEnd w:id="25"/>
    </w:p>
    <w:p w14:paraId="1956B3EC" w14:textId="77777777" w:rsidR="00041215" w:rsidRDefault="00041215" w:rsidP="00041215">
      <w:pPr>
        <w:pStyle w:val="Heading2"/>
      </w:pPr>
      <w:bookmarkStart w:id="26" w:name="_Toc447883373"/>
      <w:r>
        <w:t>Batch Profitability</w:t>
      </w:r>
      <w:bookmarkEnd w:id="2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041215" w:rsidRPr="00041215" w14:paraId="12E8C108" w14:textId="77777777" w:rsidTr="000412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E41209A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38C92CF" w14:textId="77777777" w:rsidR="00041215" w:rsidRPr="00041215" w:rsidRDefault="000E2CB7" w:rsidP="0004121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 of jobs that have been actioned within a timeframe for a company, including labour cost, material cost and the amount sold</w:t>
            </w:r>
          </w:p>
        </w:tc>
      </w:tr>
      <w:tr w:rsidR="00041215" w:rsidRPr="00041215" w14:paraId="54D84C84" w14:textId="77777777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41FB5E" w14:textId="77777777" w:rsidR="00041215" w:rsidRPr="00041215" w:rsidRDefault="00A521B3" w:rsidP="00041215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C55061D" w14:textId="77777777"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041215" w:rsidRPr="00041215" w14:paraId="0ED317BF" w14:textId="77777777" w:rsidTr="000412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FC56D2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39B7B39" w14:textId="77777777" w:rsidR="00041215" w:rsidRPr="00041215" w:rsidRDefault="00E41D57" w:rsidP="000412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041215" w:rsidRPr="00041215" w14:paraId="6CA788B0" w14:textId="77777777" w:rsidTr="000412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42AC4A" w14:textId="77777777" w:rsidR="00041215" w:rsidRPr="00041215" w:rsidRDefault="00A521B3" w:rsidP="00041215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FD86BAC" w14:textId="77777777" w:rsidR="00041215" w:rsidRPr="00041215" w:rsidRDefault="000E2CB7" w:rsidP="000412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14:paraId="7233B4A8" w14:textId="77777777" w:rsidR="00041215" w:rsidRDefault="00041215" w:rsidP="00041215"/>
    <w:p w14:paraId="44A68073" w14:textId="77777777" w:rsidR="00A521B3" w:rsidRPr="000E2CB7" w:rsidRDefault="000E2CB7" w:rsidP="00041215">
      <w:pPr>
        <w:rPr>
          <w:b/>
        </w:rPr>
      </w:pPr>
      <w:r w:rsidRPr="000E2CB7">
        <w:rPr>
          <w:b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1F7AB41C" wp14:editId="415C5A82">
            <wp:simplePos x="0" y="0"/>
            <wp:positionH relativeFrom="margin">
              <wp:posOffset>3152775</wp:posOffset>
            </wp:positionH>
            <wp:positionV relativeFrom="margin">
              <wp:posOffset>2038350</wp:posOffset>
            </wp:positionV>
            <wp:extent cx="3369310" cy="2445385"/>
            <wp:effectExtent l="19050" t="19050" r="21590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445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21B3" w:rsidRPr="000E2CB7">
        <w:rPr>
          <w:b/>
        </w:rPr>
        <w:t>Parameters</w:t>
      </w:r>
    </w:p>
    <w:p w14:paraId="429A9983" w14:textId="77777777" w:rsidR="000E2CB7" w:rsidRDefault="000E2CB7" w:rsidP="000E2CB7">
      <w:r>
        <w:t>These are filters picked before running the report</w:t>
      </w:r>
    </w:p>
    <w:p w14:paraId="40001958" w14:textId="77777777" w:rsidR="003E2A7F" w:rsidRDefault="000E2CB7" w:rsidP="000E2CB7">
      <w:pPr>
        <w:pStyle w:val="ListParagraph"/>
        <w:numPr>
          <w:ilvl w:val="0"/>
          <w:numId w:val="1"/>
        </w:numPr>
      </w:pPr>
      <w:r>
        <w:t>Company</w:t>
      </w:r>
    </w:p>
    <w:p w14:paraId="5ED92E3E" w14:textId="77777777" w:rsidR="00041215" w:rsidRDefault="003E2A7F" w:rsidP="003E2A7F">
      <w:pPr>
        <w:pStyle w:val="ListParagraph"/>
        <w:numPr>
          <w:ilvl w:val="1"/>
          <w:numId w:val="1"/>
        </w:numPr>
      </w:pPr>
      <w:r>
        <w:t>T</w:t>
      </w:r>
      <w:r w:rsidR="000E2CB7">
        <w:t>he Syspro company ID to run against</w:t>
      </w:r>
      <w:r>
        <w:t xml:space="preserve"> (PBL = 10)</w:t>
      </w:r>
    </w:p>
    <w:p w14:paraId="4CCFE23B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Start</w:t>
      </w:r>
      <w:r w:rsidR="00DC66FD">
        <w:t xml:space="preserve"> </w:t>
      </w:r>
      <w:r>
        <w:t>Date-YYYY-MM-DD</w:t>
      </w:r>
    </w:p>
    <w:p w14:paraId="5E26C5E0" w14:textId="77777777" w:rsidR="003E2A7F" w:rsidRDefault="003E2A7F" w:rsidP="003E2A7F">
      <w:pPr>
        <w:pStyle w:val="ListParagraph"/>
        <w:numPr>
          <w:ilvl w:val="1"/>
          <w:numId w:val="1"/>
        </w:numPr>
      </w:pPr>
      <w:r>
        <w:t xml:space="preserve">Beginning of the </w:t>
      </w:r>
      <w:r w:rsidR="00DC66FD">
        <w:t>period to select jobs that started</w:t>
      </w:r>
    </w:p>
    <w:p w14:paraId="1082176B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End</w:t>
      </w:r>
      <w:r w:rsidR="00DC66FD">
        <w:t xml:space="preserve"> </w:t>
      </w:r>
      <w:r>
        <w:t>Date-YYYY-MM-DD</w:t>
      </w:r>
    </w:p>
    <w:p w14:paraId="69C90CB4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End of the period to select jobs that started</w:t>
      </w:r>
    </w:p>
    <w:p w14:paraId="60F9555E" w14:textId="77777777" w:rsidR="000E2CB7" w:rsidRDefault="000E2CB7" w:rsidP="000E2CB7">
      <w:pPr>
        <w:pStyle w:val="ListParagraph"/>
        <w:numPr>
          <w:ilvl w:val="0"/>
          <w:numId w:val="1"/>
        </w:numPr>
      </w:pPr>
      <w:r>
        <w:t>Complete</w:t>
      </w:r>
      <w:r w:rsidR="00DC66FD">
        <w:t xml:space="preserve"> </w:t>
      </w:r>
      <w:r>
        <w:t>Jobs</w:t>
      </w:r>
    </w:p>
    <w:p w14:paraId="584CDA47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Yes – for only complete jobs</w:t>
      </w:r>
    </w:p>
    <w:p w14:paraId="175EBB8C" w14:textId="77777777" w:rsidR="00DC66FD" w:rsidRDefault="00DC66FD" w:rsidP="00DC66FD">
      <w:pPr>
        <w:pStyle w:val="ListParagraph"/>
        <w:numPr>
          <w:ilvl w:val="1"/>
          <w:numId w:val="1"/>
        </w:numPr>
      </w:pPr>
      <w:r>
        <w:t>No – for only incomplete jobs</w:t>
      </w:r>
    </w:p>
    <w:p w14:paraId="284DB6F6" w14:textId="77777777" w:rsidR="00041215" w:rsidRDefault="000E2CB7" w:rsidP="00041215">
      <w:r>
        <w:t>Final Report</w:t>
      </w:r>
    </w:p>
    <w:p w14:paraId="4870D1AF" w14:textId="77777777" w:rsidR="00DC66FD" w:rsidRDefault="000E2CB7" w:rsidP="00DC66FD">
      <w:pPr>
        <w:jc w:val="center"/>
      </w:pPr>
      <w:r>
        <w:rPr>
          <w:noProof/>
          <w:lang w:eastAsia="en-GB"/>
        </w:rPr>
        <w:drawing>
          <wp:inline distT="0" distB="0" distL="0" distR="0" wp14:anchorId="0F08F9E2" wp14:editId="6666FF9B">
            <wp:extent cx="5105255" cy="3535045"/>
            <wp:effectExtent l="19050" t="19050" r="19685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7188" cy="35433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290A01" w14:textId="77777777" w:rsidR="000E2CB7" w:rsidRDefault="00DC66FD" w:rsidP="00DC66FD">
      <w:r>
        <w:br w:type="page"/>
      </w:r>
    </w:p>
    <w:p w14:paraId="6071A3A0" w14:textId="77777777" w:rsidR="009004E7" w:rsidRDefault="009004E7" w:rsidP="009004E7">
      <w:pPr>
        <w:pStyle w:val="Heading2"/>
        <w:rPr>
          <w:moveTo w:id="27" w:author="Johnson, Chris" w:date="2016-03-18T16:56:00Z"/>
        </w:rPr>
      </w:pPr>
      <w:bookmarkStart w:id="28" w:name="_Toc447883374"/>
      <w:moveToRangeStart w:id="29" w:author="Johnson, Chris" w:date="2016-03-18T16:56:00Z" w:name="move446083497"/>
      <w:moveTo w:id="30" w:author="Johnson, Chris" w:date="2016-03-18T16:56:00Z">
        <w:r>
          <w:lastRenderedPageBreak/>
          <w:t>Currency Rates</w:t>
        </w:r>
        <w:bookmarkEnd w:id="28"/>
      </w:moveTo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9004E7" w:rsidRPr="00041215" w14:paraId="5EA3FA78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29F141C" w14:textId="77777777" w:rsidR="009004E7" w:rsidRPr="00041215" w:rsidRDefault="009004E7" w:rsidP="00412991">
            <w:pPr>
              <w:rPr>
                <w:moveTo w:id="31" w:author="Johnson, Chris" w:date="2016-03-18T16:56:00Z"/>
                <w:i w:val="0"/>
              </w:rPr>
            </w:pPr>
            <w:moveTo w:id="32" w:author="Johnson, Chris" w:date="2016-03-18T16:56:00Z">
              <w:r>
                <w:rPr>
                  <w:i w:val="0"/>
                </w:rPr>
                <w:t>Description</w:t>
              </w:r>
            </w:moveTo>
          </w:p>
        </w:tc>
        <w:tc>
          <w:tcPr>
            <w:tcW w:w="8901" w:type="dxa"/>
          </w:tcPr>
          <w:p w14:paraId="2BD327A0" w14:textId="77777777" w:rsidR="009004E7" w:rsidRPr="00041215" w:rsidRDefault="009004E7" w:rsidP="004129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moveTo w:id="33" w:author="Johnson, Chris" w:date="2016-03-18T16:56:00Z"/>
              </w:rPr>
            </w:pPr>
            <w:moveTo w:id="34" w:author="Johnson, Chris" w:date="2016-03-18T16:56:00Z">
              <w:r>
                <w:t>Details of historic currency rates</w:t>
              </w:r>
            </w:moveTo>
          </w:p>
        </w:tc>
      </w:tr>
      <w:tr w:rsidR="009004E7" w:rsidRPr="00041215" w14:paraId="00B55EB2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CCBA2A" w14:textId="77777777" w:rsidR="009004E7" w:rsidRPr="00041215" w:rsidRDefault="009004E7" w:rsidP="00412991">
            <w:pPr>
              <w:rPr>
                <w:moveTo w:id="35" w:author="Johnson, Chris" w:date="2016-03-18T16:56:00Z"/>
                <w:i w:val="0"/>
              </w:rPr>
            </w:pPr>
            <w:moveTo w:id="36" w:author="Johnson, Chris" w:date="2016-03-18T16:56:00Z">
              <w:r w:rsidRPr="00041215">
                <w:rPr>
                  <w:i w:val="0"/>
                </w:rPr>
                <w:t>Requested by</w:t>
              </w:r>
            </w:moveTo>
          </w:p>
        </w:tc>
        <w:tc>
          <w:tcPr>
            <w:tcW w:w="8901" w:type="dxa"/>
          </w:tcPr>
          <w:p w14:paraId="700EBEA9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To w:id="37" w:author="Johnson, Chris" w:date="2016-03-18T16:56:00Z"/>
              </w:rPr>
            </w:pPr>
            <w:moveTo w:id="38" w:author="Johnson, Chris" w:date="2016-03-18T16:56:00Z">
              <w:del w:id="39" w:author="Johnson, Chris" w:date="2016-03-18T16:56:00Z">
                <w:r w:rsidDel="009004E7">
                  <w:delText>N/A</w:delText>
                </w:r>
              </w:del>
            </w:moveTo>
            <w:ins w:id="40" w:author="Johnson, Chris" w:date="2016-03-18T16:56:00Z">
              <w:r>
                <w:t>Chris Johnson</w:t>
              </w:r>
            </w:ins>
          </w:p>
        </w:tc>
      </w:tr>
      <w:tr w:rsidR="009004E7" w:rsidRPr="00041215" w14:paraId="5B5E46BB" w14:textId="77777777" w:rsidTr="004129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FE8B89" w14:textId="77777777" w:rsidR="009004E7" w:rsidRPr="00041215" w:rsidRDefault="009004E7" w:rsidP="00412991">
            <w:pPr>
              <w:rPr>
                <w:moveTo w:id="41" w:author="Johnson, Chris" w:date="2016-03-18T16:56:00Z"/>
                <w:i w:val="0"/>
              </w:rPr>
            </w:pPr>
            <w:moveTo w:id="42" w:author="Johnson, Chris" w:date="2016-03-18T16:56:00Z">
              <w:r>
                <w:rPr>
                  <w:i w:val="0"/>
                </w:rPr>
                <w:t>Delivered Date</w:t>
              </w:r>
            </w:moveTo>
          </w:p>
        </w:tc>
        <w:tc>
          <w:tcPr>
            <w:tcW w:w="8901" w:type="dxa"/>
          </w:tcPr>
          <w:p w14:paraId="683BDB70" w14:textId="77777777" w:rsidR="009004E7" w:rsidRPr="00041215" w:rsidRDefault="009004E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moveTo w:id="43" w:author="Johnson, Chris" w:date="2016-03-18T16:56:00Z"/>
              </w:rPr>
            </w:pPr>
            <w:moveTo w:id="44" w:author="Johnson, Chris" w:date="2016-03-18T16:56:00Z">
              <w:del w:id="45" w:author="Johnson, Chris" w:date="2016-03-18T16:56:00Z">
                <w:r w:rsidDel="009004E7">
                  <w:delText>N/A</w:delText>
                </w:r>
              </w:del>
            </w:moveTo>
            <w:ins w:id="46" w:author="Johnson, Chris" w:date="2016-03-18T16:56:00Z">
              <w:r>
                <w:t>March 2016</w:t>
              </w:r>
            </w:ins>
          </w:p>
        </w:tc>
      </w:tr>
      <w:tr w:rsidR="009004E7" w:rsidRPr="00041215" w14:paraId="015754A0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CC551E" w14:textId="77777777" w:rsidR="009004E7" w:rsidRPr="00041215" w:rsidRDefault="009004E7" w:rsidP="00412991">
            <w:pPr>
              <w:rPr>
                <w:moveTo w:id="47" w:author="Johnson, Chris" w:date="2016-03-18T16:56:00Z"/>
                <w:i w:val="0"/>
              </w:rPr>
            </w:pPr>
            <w:moveTo w:id="48" w:author="Johnson, Chris" w:date="2016-03-18T16:56:00Z">
              <w:r>
                <w:rPr>
                  <w:i w:val="0"/>
                </w:rPr>
                <w:t>Used by</w:t>
              </w:r>
            </w:moveTo>
          </w:p>
        </w:tc>
        <w:tc>
          <w:tcPr>
            <w:tcW w:w="8901" w:type="dxa"/>
          </w:tcPr>
          <w:p w14:paraId="1BEA29EE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To w:id="49" w:author="Johnson, Chris" w:date="2016-03-18T16:56:00Z"/>
              </w:rPr>
            </w:pPr>
            <w:moveTo w:id="50" w:author="Johnson, Chris" w:date="2016-03-18T16:56:00Z">
              <w:r>
                <w:t>N/A</w:t>
              </w:r>
            </w:moveTo>
          </w:p>
        </w:tc>
      </w:tr>
    </w:tbl>
    <w:p w14:paraId="0E562457" w14:textId="77777777" w:rsidR="009004E7" w:rsidRDefault="009004E7" w:rsidP="009004E7">
      <w:pPr>
        <w:rPr>
          <w:moveTo w:id="51" w:author="Johnson, Chris" w:date="2016-03-18T16:56:00Z"/>
        </w:rPr>
      </w:pPr>
    </w:p>
    <w:p w14:paraId="19BCE983" w14:textId="77777777" w:rsidR="009004E7" w:rsidRDefault="009004E7" w:rsidP="009004E7">
      <w:pPr>
        <w:rPr>
          <w:moveTo w:id="52" w:author="Johnson, Chris" w:date="2016-03-18T16:56:00Z"/>
        </w:rPr>
      </w:pPr>
      <w:moveTo w:id="53" w:author="Johnson, Chris" w:date="2016-03-18T16:56:00Z">
        <w:r>
          <w:rPr>
            <w:noProof/>
            <w:lang w:eastAsia="en-GB"/>
          </w:rPr>
          <w:drawing>
            <wp:anchor distT="0" distB="0" distL="114300" distR="114300" simplePos="0" relativeHeight="251699200" behindDoc="0" locked="0" layoutInCell="1" allowOverlap="1" wp14:anchorId="1868D978" wp14:editId="096B8340">
              <wp:simplePos x="0" y="0"/>
              <wp:positionH relativeFrom="margin">
                <wp:align>right</wp:align>
              </wp:positionH>
              <wp:positionV relativeFrom="paragraph">
                <wp:posOffset>23590</wp:posOffset>
              </wp:positionV>
              <wp:extent cx="3895238" cy="1990476"/>
              <wp:effectExtent l="19050" t="19050" r="10160" b="10160"/>
              <wp:wrapSquare wrapText="bothSides"/>
              <wp:docPr id="78" name="Picture 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95238" cy="1990476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Parameters</w:t>
        </w:r>
      </w:moveTo>
    </w:p>
    <w:p w14:paraId="7F5705A3" w14:textId="77777777" w:rsidR="009004E7" w:rsidRDefault="009004E7" w:rsidP="009004E7">
      <w:pPr>
        <w:rPr>
          <w:moveTo w:id="54" w:author="Johnson, Chris" w:date="2016-03-18T16:56:00Z"/>
        </w:rPr>
      </w:pPr>
      <w:moveTo w:id="55" w:author="Johnson, Chris" w:date="2016-03-18T16:56:00Z">
        <w:r>
          <w:t>These are filters picked before running the report</w:t>
        </w:r>
      </w:moveTo>
    </w:p>
    <w:p w14:paraId="48804BDE" w14:textId="77777777" w:rsidR="009004E7" w:rsidRDefault="009004E7" w:rsidP="009004E7">
      <w:pPr>
        <w:pStyle w:val="ListParagraph"/>
        <w:numPr>
          <w:ilvl w:val="0"/>
          <w:numId w:val="1"/>
        </w:numPr>
        <w:rPr>
          <w:moveTo w:id="56" w:author="Johnson, Chris" w:date="2016-03-18T16:56:00Z"/>
        </w:rPr>
      </w:pPr>
      <w:moveTo w:id="57" w:author="Johnson, Chris" w:date="2016-03-18T16:56:00Z">
        <w:r>
          <w:t>Currency</w:t>
        </w:r>
      </w:moveTo>
    </w:p>
    <w:p w14:paraId="7CEB5970" w14:textId="77777777" w:rsidR="009004E7" w:rsidRDefault="009004E7" w:rsidP="009004E7">
      <w:pPr>
        <w:pStyle w:val="ListParagraph"/>
        <w:numPr>
          <w:ilvl w:val="1"/>
          <w:numId w:val="1"/>
        </w:numPr>
        <w:rPr>
          <w:moveTo w:id="58" w:author="Johnson, Chris" w:date="2016-03-18T16:56:00Z"/>
        </w:rPr>
      </w:pPr>
      <w:moveTo w:id="59" w:author="Johnson, Chris" w:date="2016-03-18T16:56:00Z">
        <w:r>
          <w:t>Choose currency to review</w:t>
        </w:r>
      </w:moveTo>
    </w:p>
    <w:p w14:paraId="6BD31D10" w14:textId="77777777" w:rsidR="009004E7" w:rsidRDefault="009004E7" w:rsidP="009004E7">
      <w:pPr>
        <w:pStyle w:val="ListParagraph"/>
        <w:numPr>
          <w:ilvl w:val="0"/>
          <w:numId w:val="1"/>
        </w:numPr>
        <w:rPr>
          <w:moveTo w:id="60" w:author="Johnson, Chris" w:date="2016-03-18T16:56:00Z"/>
        </w:rPr>
      </w:pPr>
      <w:proofErr w:type="spellStart"/>
      <w:moveTo w:id="61" w:author="Johnson, Chris" w:date="2016-03-18T16:56:00Z">
        <w:r>
          <w:t>DivMul</w:t>
        </w:r>
        <w:proofErr w:type="spellEnd"/>
      </w:moveTo>
    </w:p>
    <w:p w14:paraId="1D0EE6ED" w14:textId="77777777" w:rsidR="009004E7" w:rsidRDefault="009004E7" w:rsidP="009004E7">
      <w:pPr>
        <w:pStyle w:val="ListParagraph"/>
        <w:numPr>
          <w:ilvl w:val="1"/>
          <w:numId w:val="1"/>
        </w:numPr>
        <w:rPr>
          <w:moveTo w:id="62" w:author="Johnson, Chris" w:date="2016-03-18T16:56:00Z"/>
        </w:rPr>
      </w:pPr>
      <w:moveTo w:id="63" w:author="Johnson, Chris" w:date="2016-03-18T16:56:00Z">
        <w:r>
          <w:t>Division – show currency rates as a rate to divide figures by</w:t>
        </w:r>
      </w:moveTo>
    </w:p>
    <w:p w14:paraId="5FBDCC2A" w14:textId="77777777" w:rsidR="009004E7" w:rsidRDefault="009004E7" w:rsidP="009004E7">
      <w:pPr>
        <w:pStyle w:val="ListParagraph"/>
        <w:numPr>
          <w:ilvl w:val="1"/>
          <w:numId w:val="1"/>
        </w:numPr>
        <w:rPr>
          <w:moveTo w:id="64" w:author="Johnson, Chris" w:date="2016-03-18T16:56:00Z"/>
        </w:rPr>
      </w:pPr>
      <w:proofErr w:type="spellStart"/>
      <w:moveTo w:id="65" w:author="Johnson, Chris" w:date="2016-03-18T16:56:00Z">
        <w:r>
          <w:t>Muliply</w:t>
        </w:r>
        <w:proofErr w:type="spellEnd"/>
        <w:r>
          <w:t xml:space="preserve"> – show currency rates as a rate to divide figures by</w:t>
        </w:r>
      </w:moveTo>
    </w:p>
    <w:p w14:paraId="0F4E5EB2" w14:textId="77777777" w:rsidR="009004E7" w:rsidRDefault="009004E7" w:rsidP="009004E7">
      <w:pPr>
        <w:rPr>
          <w:moveTo w:id="66" w:author="Johnson, Chris" w:date="2016-03-18T16:56:00Z"/>
        </w:rPr>
      </w:pPr>
    </w:p>
    <w:p w14:paraId="4C939AAB" w14:textId="77777777" w:rsidR="009004E7" w:rsidRDefault="009004E7" w:rsidP="009004E7">
      <w:pPr>
        <w:rPr>
          <w:moveTo w:id="67" w:author="Johnson, Chris" w:date="2016-03-18T16:56:00Z"/>
        </w:rPr>
      </w:pPr>
      <w:moveTo w:id="68" w:author="Johnson, Chris" w:date="2016-03-18T16:56:00Z">
        <w:r>
          <w:t>Final Report</w:t>
        </w:r>
      </w:moveTo>
    </w:p>
    <w:p w14:paraId="55A18150" w14:textId="77777777" w:rsidR="009004E7" w:rsidRDefault="009004E7" w:rsidP="00605480">
      <w:pPr>
        <w:rPr>
          <w:ins w:id="69" w:author="Johnson, Chris" w:date="2016-03-18T16:56:00Z"/>
        </w:rPr>
      </w:pPr>
      <w:moveTo w:id="70" w:author="Johnson, Chris" w:date="2016-03-18T16:56:00Z">
        <w:r>
          <w:rPr>
            <w:noProof/>
            <w:lang w:eastAsia="en-GB"/>
          </w:rPr>
          <w:drawing>
            <wp:inline distT="0" distB="0" distL="0" distR="0" wp14:anchorId="7C96D9A1" wp14:editId="4227FC36">
              <wp:extent cx="6645910" cy="3085465"/>
              <wp:effectExtent l="19050" t="19050" r="21590" b="19685"/>
              <wp:docPr id="79" name="Picture 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308546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moveTo>
      <w:moveToRangeEnd w:id="29"/>
    </w:p>
    <w:p w14:paraId="2FEAC92F" w14:textId="77777777" w:rsidR="009004E7" w:rsidRDefault="009004E7" w:rsidP="009004E7">
      <w:pPr>
        <w:rPr>
          <w:ins w:id="71" w:author="Johnson, Chris" w:date="2016-03-18T16:56:00Z"/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ins w:id="72" w:author="Johnson, Chris" w:date="2016-03-18T16:56:00Z">
        <w:r>
          <w:br w:type="page"/>
        </w:r>
      </w:ins>
    </w:p>
    <w:p w14:paraId="5D34D1DC" w14:textId="77777777" w:rsidR="00041215" w:rsidRDefault="00041215" w:rsidP="009004E7">
      <w:pPr>
        <w:pStyle w:val="Heading2"/>
      </w:pPr>
      <w:bookmarkStart w:id="73" w:name="_Toc447883375"/>
      <w:r>
        <w:lastRenderedPageBreak/>
        <w:t>Job Lot Breakdown</w:t>
      </w:r>
      <w:bookmarkEnd w:id="7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20220C1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E63D13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65D30B2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Syspro details of a job, showing labour, stock consumed, stock created and sales made</w:t>
            </w:r>
          </w:p>
        </w:tc>
      </w:tr>
      <w:tr w:rsidR="00A521B3" w:rsidRPr="00041215" w14:paraId="6D990E8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365F4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1F275AC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A521B3" w:rsidRPr="00041215" w14:paraId="3BCCF733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CEBF4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D8D2B8F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184229F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3428B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90B7989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</w:t>
            </w:r>
          </w:p>
        </w:tc>
      </w:tr>
    </w:tbl>
    <w:p w14:paraId="3D503D6C" w14:textId="77777777" w:rsidR="00A521B3" w:rsidRDefault="00A521B3" w:rsidP="00A521B3"/>
    <w:p w14:paraId="4A513286" w14:textId="77777777" w:rsidR="00A521B3" w:rsidRDefault="001055AC" w:rsidP="00A521B3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13036DE0" wp14:editId="059ADE14">
            <wp:simplePos x="0" y="0"/>
            <wp:positionH relativeFrom="margin">
              <wp:posOffset>2518410</wp:posOffset>
            </wp:positionH>
            <wp:positionV relativeFrom="margin">
              <wp:posOffset>1238250</wp:posOffset>
            </wp:positionV>
            <wp:extent cx="4210493" cy="3709731"/>
            <wp:effectExtent l="19050" t="19050" r="19050" b="2413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493" cy="37097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280C13CD" w14:textId="77777777" w:rsidR="001055AC" w:rsidRDefault="001055AC" w:rsidP="001055AC">
      <w:r>
        <w:t>These are filters picked before running the report</w:t>
      </w:r>
    </w:p>
    <w:p w14:paraId="72606022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Company</w:t>
      </w:r>
    </w:p>
    <w:p w14:paraId="7654EF2F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368E193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Job</w:t>
      </w:r>
    </w:p>
    <w:p w14:paraId="59A295D9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The batch number to check</w:t>
      </w:r>
    </w:p>
    <w:p w14:paraId="4D5B90AE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Show Labour</w:t>
      </w:r>
    </w:p>
    <w:p w14:paraId="4CCA3DCC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labour input into job</w:t>
      </w:r>
    </w:p>
    <w:p w14:paraId="05B1AC1B" w14:textId="77777777" w:rsidR="001055AC" w:rsidRDefault="001055AC" w:rsidP="001055AC">
      <w:pPr>
        <w:pStyle w:val="ListParagraph"/>
        <w:numPr>
          <w:ilvl w:val="0"/>
          <w:numId w:val="1"/>
        </w:numPr>
      </w:pPr>
      <w:r>
        <w:t>Show Inward Lots</w:t>
      </w:r>
    </w:p>
    <w:p w14:paraId="0C2437FE" w14:textId="77777777" w:rsidR="001055AC" w:rsidRDefault="001055AC" w:rsidP="001055AC">
      <w:pPr>
        <w:pStyle w:val="ListParagraph"/>
        <w:numPr>
          <w:ilvl w:val="1"/>
          <w:numId w:val="1"/>
        </w:numPr>
      </w:pPr>
      <w:r>
        <w:t>Choose whether to show Lots input into job</w:t>
      </w:r>
    </w:p>
    <w:p w14:paraId="6484B6E1" w14:textId="77777777" w:rsidR="001055AC" w:rsidRDefault="001055AC" w:rsidP="00101755">
      <w:pPr>
        <w:pStyle w:val="ListParagraph"/>
      </w:pPr>
    </w:p>
    <w:p w14:paraId="5268CB00" w14:textId="77777777" w:rsidR="00A521B3" w:rsidRDefault="00A521B3" w:rsidP="00041215"/>
    <w:p w14:paraId="1940A31B" w14:textId="77777777" w:rsidR="00041215" w:rsidRDefault="00041215" w:rsidP="00041215"/>
    <w:p w14:paraId="5FBE100F" w14:textId="77777777" w:rsidR="008F1EFB" w:rsidRDefault="008F1EFB" w:rsidP="00041215">
      <w:r>
        <w:t>Final Report</w:t>
      </w:r>
    </w:p>
    <w:p w14:paraId="197AF3B5" w14:textId="77777777" w:rsidR="001055AC" w:rsidRDefault="008F1EFB" w:rsidP="00041215">
      <w:r>
        <w:rPr>
          <w:noProof/>
          <w:lang w:eastAsia="en-GB"/>
        </w:rPr>
        <w:drawing>
          <wp:inline distT="0" distB="0" distL="0" distR="0" wp14:anchorId="2146657B" wp14:editId="24AFECB6">
            <wp:extent cx="6645910" cy="3289935"/>
            <wp:effectExtent l="19050" t="19050" r="2159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9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E41B95" w14:textId="77777777" w:rsidR="001055AC" w:rsidRDefault="001055AC">
      <w:r>
        <w:br w:type="page"/>
      </w:r>
    </w:p>
    <w:p w14:paraId="7602D8C6" w14:textId="77777777" w:rsidR="00041215" w:rsidRPr="00E46EE0" w:rsidRDefault="00041215" w:rsidP="00BA7CB5">
      <w:pPr>
        <w:pStyle w:val="Heading1"/>
      </w:pPr>
      <w:bookmarkStart w:id="74" w:name="_Toc447883376"/>
      <w:r w:rsidRPr="00E46EE0">
        <w:lastRenderedPageBreak/>
        <w:t>Folder – System Accounts Payable</w:t>
      </w:r>
      <w:bookmarkEnd w:id="74"/>
    </w:p>
    <w:p w14:paraId="6643263A" w14:textId="77777777" w:rsidR="00041215" w:rsidRDefault="00041215" w:rsidP="00BA7CB5">
      <w:pPr>
        <w:pStyle w:val="Heading2"/>
      </w:pPr>
      <w:bookmarkStart w:id="75" w:name="_Toc447883377"/>
      <w:r>
        <w:t>AP Aged Analysis Alt</w:t>
      </w:r>
      <w:bookmarkEnd w:id="7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45CAFD4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91E7A7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14D7A60" w14:textId="77777777"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 of Syspro report correcting total fields</w:t>
            </w:r>
          </w:p>
        </w:tc>
      </w:tr>
      <w:tr w:rsidR="00A521B3" w:rsidRPr="00041215" w14:paraId="521276CC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D25AFE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AF9893A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1445402C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644C5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7D1BCD1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14:paraId="58753BF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FBB8BD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F05EE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48AB5EC" w14:textId="77777777" w:rsidR="00A521B3" w:rsidRDefault="00A521B3" w:rsidP="00A521B3"/>
    <w:p w14:paraId="7871D8E0" w14:textId="77777777" w:rsidR="00101755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0C18D178" wp14:editId="2F28A9C8">
            <wp:simplePos x="0" y="0"/>
            <wp:positionH relativeFrom="margin">
              <wp:align>right</wp:align>
            </wp:positionH>
            <wp:positionV relativeFrom="paragraph">
              <wp:posOffset>29570</wp:posOffset>
            </wp:positionV>
            <wp:extent cx="4288610" cy="2594344"/>
            <wp:effectExtent l="19050" t="19050" r="17145" b="158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610" cy="25943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29A07C7" w14:textId="77777777" w:rsidR="00101755" w:rsidRDefault="00101755" w:rsidP="00101755">
      <w:r>
        <w:t>These are filters picked before running the report</w:t>
      </w:r>
      <w:r w:rsidR="00E41D57">
        <w:t>.</w:t>
      </w:r>
    </w:p>
    <w:p w14:paraId="2A29479E" w14:textId="77777777" w:rsidR="00E41D57" w:rsidRDefault="00E41D57" w:rsidP="00101755">
      <w:r>
        <w:t>These parameters have been defined by Syspro.</w:t>
      </w:r>
    </w:p>
    <w:p w14:paraId="0CAD4893" w14:textId="77777777" w:rsidR="00041215" w:rsidRDefault="00041215" w:rsidP="00041215">
      <w:pPr>
        <w:rPr>
          <w:b/>
        </w:rPr>
      </w:pPr>
    </w:p>
    <w:p w14:paraId="6EC5F083" w14:textId="77777777" w:rsidR="00101755" w:rsidRDefault="00101755" w:rsidP="00041215">
      <w:pPr>
        <w:rPr>
          <w:b/>
        </w:rPr>
      </w:pPr>
    </w:p>
    <w:p w14:paraId="3AA8CBE0" w14:textId="77777777" w:rsidR="00101755" w:rsidRDefault="00101755" w:rsidP="00041215">
      <w:pPr>
        <w:rPr>
          <w:b/>
        </w:rPr>
      </w:pPr>
    </w:p>
    <w:p w14:paraId="78A214A2" w14:textId="77777777" w:rsidR="00101755" w:rsidRDefault="00101755" w:rsidP="00041215">
      <w:pPr>
        <w:rPr>
          <w:b/>
        </w:rPr>
      </w:pPr>
    </w:p>
    <w:p w14:paraId="7CFE76E5" w14:textId="77777777" w:rsidR="00101755" w:rsidRDefault="00101755" w:rsidP="00041215">
      <w:pPr>
        <w:rPr>
          <w:b/>
        </w:rPr>
      </w:pPr>
    </w:p>
    <w:p w14:paraId="49242CB2" w14:textId="77777777" w:rsidR="00101755" w:rsidRDefault="00101755" w:rsidP="00041215">
      <w:pPr>
        <w:rPr>
          <w:b/>
        </w:rPr>
      </w:pPr>
    </w:p>
    <w:p w14:paraId="0BD38C19" w14:textId="77777777" w:rsidR="00041215" w:rsidRDefault="00041215">
      <w:pPr>
        <w:rPr>
          <w:b/>
        </w:rPr>
      </w:pPr>
    </w:p>
    <w:p w14:paraId="4DB24FFB" w14:textId="77777777" w:rsidR="00041215" w:rsidRDefault="008F1EFB" w:rsidP="00041215">
      <w:r w:rsidRPr="008F1EFB">
        <w:t>Final Report</w:t>
      </w:r>
    </w:p>
    <w:p w14:paraId="4CB3332A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606388B" wp14:editId="77B412FF">
            <wp:extent cx="6645910" cy="1546860"/>
            <wp:effectExtent l="19050" t="19050" r="21590" b="152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BEAA14" w14:textId="77777777" w:rsidR="006E2D06" w:rsidRDefault="006E2D06">
      <w:r>
        <w:br w:type="page"/>
      </w:r>
    </w:p>
    <w:p w14:paraId="5A8F703F" w14:textId="77777777" w:rsidR="00041215" w:rsidRDefault="00041215" w:rsidP="00BA7CB5">
      <w:pPr>
        <w:pStyle w:val="Heading2"/>
      </w:pPr>
      <w:bookmarkStart w:id="76" w:name="_Toc447883378"/>
      <w:r>
        <w:lastRenderedPageBreak/>
        <w:t>AP Unpaid Assets</w:t>
      </w:r>
      <w:bookmarkEnd w:id="7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08E6272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BD1F67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0E8AA9D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Accounts Payable – Unpaid Assets, created by </w:t>
            </w:r>
            <w:proofErr w:type="spellStart"/>
            <w:r>
              <w:t>Logi</w:t>
            </w:r>
            <w:proofErr w:type="spellEnd"/>
            <w:r>
              <w:t xml:space="preserve"> Solutions</w:t>
            </w:r>
          </w:p>
        </w:tc>
      </w:tr>
      <w:tr w:rsidR="00A521B3" w:rsidRPr="00041215" w14:paraId="4888C58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07895AE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D12E28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2BD84735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0EE71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0C4E028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14:paraId="14C3959B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308C9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8DD8D1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</w:tr>
    </w:tbl>
    <w:p w14:paraId="2E4F2052" w14:textId="77777777" w:rsidR="00A521B3" w:rsidRDefault="00A521B3" w:rsidP="00A521B3"/>
    <w:p w14:paraId="2C97A86E" w14:textId="77777777"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5249AD0F" wp14:editId="6F80EBFE">
            <wp:simplePos x="0" y="0"/>
            <wp:positionH relativeFrom="margin">
              <wp:align>right</wp:align>
            </wp:positionH>
            <wp:positionV relativeFrom="paragraph">
              <wp:posOffset>41048</wp:posOffset>
            </wp:positionV>
            <wp:extent cx="4274870" cy="2009554"/>
            <wp:effectExtent l="19050" t="19050" r="11430" b="10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70" cy="20095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125581B" w14:textId="77777777" w:rsidR="00041215" w:rsidRDefault="00101755" w:rsidP="00101755">
      <w:pPr>
        <w:pStyle w:val="ListParagraph"/>
        <w:numPr>
          <w:ilvl w:val="0"/>
          <w:numId w:val="1"/>
        </w:numPr>
      </w:pPr>
      <w:r>
        <w:t>Period</w:t>
      </w:r>
    </w:p>
    <w:p w14:paraId="20B1DCFA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P1 = current period</w:t>
      </w:r>
    </w:p>
    <w:p w14:paraId="62771C24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P2 = previous period</w:t>
      </w:r>
    </w:p>
    <w:p w14:paraId="0E7F6932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P3 = previous period -1</w:t>
      </w:r>
    </w:p>
    <w:p w14:paraId="48F36E04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Syspro Company</w:t>
      </w:r>
    </w:p>
    <w:p w14:paraId="3DD07AE7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207B588" w14:textId="77777777" w:rsidR="00101755" w:rsidRDefault="00101755" w:rsidP="00101755"/>
    <w:p w14:paraId="7CCBCC10" w14:textId="77777777" w:rsidR="00101755" w:rsidRDefault="00101755" w:rsidP="00101755"/>
    <w:p w14:paraId="316081B8" w14:textId="77777777" w:rsidR="006E2D06" w:rsidRDefault="006E2D06" w:rsidP="00041215">
      <w:r>
        <w:t>Final Report</w:t>
      </w:r>
    </w:p>
    <w:p w14:paraId="5E5D3CA5" w14:textId="77777777" w:rsidR="006E2D06" w:rsidRDefault="006E2D06" w:rsidP="00041215">
      <w:r>
        <w:rPr>
          <w:noProof/>
          <w:lang w:eastAsia="en-GB"/>
        </w:rPr>
        <w:drawing>
          <wp:inline distT="0" distB="0" distL="0" distR="0" wp14:anchorId="3FEA5D6B" wp14:editId="1D0EAC50">
            <wp:extent cx="6645910" cy="1326515"/>
            <wp:effectExtent l="19050" t="19050" r="21590" b="260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6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EC66C0" w14:textId="77777777" w:rsidR="006E2D06" w:rsidRDefault="006E2D06">
      <w:r>
        <w:br w:type="page"/>
      </w:r>
    </w:p>
    <w:p w14:paraId="3D2EA14D" w14:textId="77777777" w:rsidR="00041215" w:rsidRDefault="00041215" w:rsidP="00BA7CB5">
      <w:pPr>
        <w:pStyle w:val="Heading2"/>
      </w:pPr>
      <w:bookmarkStart w:id="77" w:name="_Toc447883379"/>
      <w:r>
        <w:lastRenderedPageBreak/>
        <w:t>Payment Run</w:t>
      </w:r>
      <w:bookmarkEnd w:id="7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0A46364D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0EEE0B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7307D5E" w14:textId="77777777" w:rsidR="00A521B3" w:rsidRPr="00041215" w:rsidRDefault="00E41D57" w:rsidP="00E41D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Payment Run with GRN matching for the creation of cheques</w:t>
            </w:r>
          </w:p>
        </w:tc>
      </w:tr>
      <w:tr w:rsidR="00A521B3" w:rsidRPr="00041215" w14:paraId="3C9492A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9DCF7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B2CB124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11E8C171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CB3C6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1D9218B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0266301A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51CDC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24F9725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254FF7C4" w14:textId="77777777" w:rsidR="00A521B3" w:rsidRDefault="00A521B3" w:rsidP="00A521B3"/>
    <w:p w14:paraId="07E0D507" w14:textId="77777777" w:rsidR="00A521B3" w:rsidRDefault="00101755" w:rsidP="00A521B3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56F535C1" wp14:editId="181C0BE6">
            <wp:simplePos x="0" y="0"/>
            <wp:positionH relativeFrom="margin">
              <wp:align>right</wp:align>
            </wp:positionH>
            <wp:positionV relativeFrom="paragraph">
              <wp:posOffset>27666</wp:posOffset>
            </wp:positionV>
            <wp:extent cx="4221126" cy="2131054"/>
            <wp:effectExtent l="19050" t="19050" r="27305" b="222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126" cy="2131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7592836" w14:textId="77777777" w:rsidR="00101755" w:rsidRDefault="00101755" w:rsidP="00101755">
      <w:r>
        <w:t>These are filters picked before running the report</w:t>
      </w:r>
    </w:p>
    <w:p w14:paraId="12688213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14:paraId="4E52E04D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C73DC29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Payment Number</w:t>
      </w:r>
    </w:p>
    <w:p w14:paraId="63D20A34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Syspro payment number to query</w:t>
      </w:r>
    </w:p>
    <w:p w14:paraId="0BDE49A8" w14:textId="77777777" w:rsidR="00101755" w:rsidRDefault="00101755" w:rsidP="00101755"/>
    <w:p w14:paraId="69BC608F" w14:textId="77777777" w:rsidR="00041215" w:rsidRDefault="00041215" w:rsidP="00041215"/>
    <w:p w14:paraId="7AD1466E" w14:textId="77777777" w:rsidR="00041215" w:rsidRDefault="008F1EFB">
      <w:r>
        <w:t>Final Report</w:t>
      </w:r>
    </w:p>
    <w:p w14:paraId="4987ED29" w14:textId="77777777" w:rsidR="006E2D06" w:rsidRDefault="006E2D06">
      <w:r>
        <w:rPr>
          <w:noProof/>
          <w:lang w:eastAsia="en-GB"/>
        </w:rPr>
        <w:drawing>
          <wp:inline distT="0" distB="0" distL="0" distR="0" wp14:anchorId="070147C8" wp14:editId="572B733C">
            <wp:extent cx="6645910" cy="1770380"/>
            <wp:effectExtent l="19050" t="19050" r="21590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0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A219D4" w14:textId="77777777" w:rsidR="006E2D06" w:rsidRDefault="006E2D06">
      <w:r>
        <w:br w:type="page"/>
      </w:r>
    </w:p>
    <w:p w14:paraId="2BC5D559" w14:textId="77777777" w:rsidR="00041215" w:rsidRDefault="00041215" w:rsidP="00BA7CB5">
      <w:pPr>
        <w:pStyle w:val="Heading1"/>
      </w:pPr>
      <w:bookmarkStart w:id="78" w:name="_Toc447883380"/>
      <w:r>
        <w:lastRenderedPageBreak/>
        <w:t>Folder – System Assets</w:t>
      </w:r>
      <w:bookmarkEnd w:id="78"/>
    </w:p>
    <w:p w14:paraId="5F969092" w14:textId="77777777" w:rsidR="00041215" w:rsidRDefault="00041215" w:rsidP="00BA7CB5">
      <w:pPr>
        <w:pStyle w:val="Heading2"/>
      </w:pPr>
      <w:bookmarkStart w:id="79" w:name="_Toc447883381"/>
      <w:r>
        <w:t>Fixed Asset List Live</w:t>
      </w:r>
      <w:bookmarkEnd w:id="7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269EFD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E3517B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5DAB54C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fixed assets in Syspro</w:t>
            </w:r>
          </w:p>
        </w:tc>
      </w:tr>
      <w:tr w:rsidR="00A521B3" w:rsidRPr="00041215" w14:paraId="7AB3D42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22CCA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3129391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Kirsty Wells</w:t>
            </w:r>
          </w:p>
        </w:tc>
      </w:tr>
      <w:tr w:rsidR="00A521B3" w:rsidRPr="00041215" w14:paraId="15EE4307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FDFAC8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2EA69EC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Oct 2015</w:t>
            </w:r>
          </w:p>
        </w:tc>
      </w:tr>
      <w:tr w:rsidR="00A521B3" w:rsidRPr="00041215" w14:paraId="48AA0D54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8E112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535B694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3ECE26E2" w14:textId="77777777" w:rsidR="00A521B3" w:rsidRDefault="00A521B3" w:rsidP="00A521B3"/>
    <w:p w14:paraId="05B67E01" w14:textId="77777777" w:rsidR="00101755" w:rsidRDefault="00101755" w:rsidP="00101755">
      <w:r>
        <w:t>Parameters</w:t>
      </w:r>
    </w:p>
    <w:p w14:paraId="450C8DEE" w14:textId="77777777" w:rsidR="00101755" w:rsidRDefault="00101755" w:rsidP="00101755">
      <w:r>
        <w:rPr>
          <w:noProof/>
          <w:lang w:eastAsia="en-GB"/>
        </w:rPr>
        <w:drawing>
          <wp:anchor distT="0" distB="0" distL="114300" distR="114300" simplePos="0" relativeHeight="251666432" behindDoc="0" locked="0" layoutInCell="1" allowOverlap="1" wp14:anchorId="38F0ABC0" wp14:editId="03F9AE42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199861" cy="2078662"/>
            <wp:effectExtent l="19050" t="19050" r="10795" b="1714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1" cy="20786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These are filters picked before running the report</w:t>
      </w:r>
    </w:p>
    <w:p w14:paraId="0DADCBB1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Company</w:t>
      </w:r>
    </w:p>
    <w:p w14:paraId="5F6BEBD0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A427256" w14:textId="77777777" w:rsidR="00101755" w:rsidRDefault="00101755" w:rsidP="00101755">
      <w:pPr>
        <w:pStyle w:val="ListParagraph"/>
        <w:numPr>
          <w:ilvl w:val="0"/>
          <w:numId w:val="1"/>
        </w:numPr>
      </w:pPr>
      <w:r>
        <w:t>Enter Asset Group</w:t>
      </w:r>
    </w:p>
    <w:p w14:paraId="72293D08" w14:textId="77777777" w:rsidR="00101755" w:rsidRDefault="00101755" w:rsidP="00101755">
      <w:pPr>
        <w:pStyle w:val="ListParagraph"/>
        <w:numPr>
          <w:ilvl w:val="1"/>
          <w:numId w:val="1"/>
        </w:numPr>
      </w:pPr>
      <w:r>
        <w:t>Pick which groups of assets that should be shown</w:t>
      </w:r>
    </w:p>
    <w:p w14:paraId="33175C69" w14:textId="77777777" w:rsidR="00101755" w:rsidRDefault="00101755" w:rsidP="00101755"/>
    <w:p w14:paraId="2240EF67" w14:textId="77777777" w:rsidR="00101755" w:rsidRDefault="00101755" w:rsidP="00101755"/>
    <w:p w14:paraId="302D124B" w14:textId="77777777" w:rsidR="00041215" w:rsidRDefault="008F1EFB">
      <w:r>
        <w:t>Final Report</w:t>
      </w:r>
    </w:p>
    <w:p w14:paraId="4C2392D9" w14:textId="77777777" w:rsidR="006E2D06" w:rsidRDefault="008F1EFB">
      <w:r>
        <w:rPr>
          <w:noProof/>
          <w:lang w:eastAsia="en-GB"/>
        </w:rPr>
        <w:drawing>
          <wp:inline distT="0" distB="0" distL="0" distR="0" wp14:anchorId="1C9ED4B9" wp14:editId="14538045">
            <wp:extent cx="6645910" cy="2946400"/>
            <wp:effectExtent l="19050" t="19050" r="2159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BC5733D" w14:textId="77777777" w:rsidR="006E2D06" w:rsidRDefault="006E2D06">
      <w:r>
        <w:br w:type="page"/>
      </w:r>
    </w:p>
    <w:p w14:paraId="30E2ADEC" w14:textId="77777777" w:rsidR="00041215" w:rsidRPr="00E46EE0" w:rsidRDefault="00041215" w:rsidP="00BA7CB5">
      <w:pPr>
        <w:pStyle w:val="Heading1"/>
      </w:pPr>
      <w:bookmarkStart w:id="80" w:name="_Toc447883382"/>
      <w:r w:rsidRPr="00E46EE0">
        <w:lastRenderedPageBreak/>
        <w:t>Folder – System General Ledger</w:t>
      </w:r>
      <w:bookmarkEnd w:id="80"/>
    </w:p>
    <w:p w14:paraId="5D66878A" w14:textId="32CE8F9B" w:rsidR="00F91442" w:rsidRDefault="00F91442" w:rsidP="00F91442">
      <w:pPr>
        <w:pStyle w:val="Heading2"/>
        <w:rPr>
          <w:ins w:id="81" w:author="Johnson, Chris" w:date="2016-04-08T12:40:00Z"/>
        </w:rPr>
      </w:pPr>
      <w:bookmarkStart w:id="82" w:name="_Toc447883383"/>
      <w:ins w:id="83" w:author="Johnson, Chris" w:date="2016-04-08T12:41:00Z">
        <w:r>
          <w:t>Closing Interco Balances</w:t>
        </w:r>
      </w:ins>
      <w:bookmarkEnd w:id="8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F91442" w:rsidRPr="00041215" w14:paraId="555C83CC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84" w:author="Johnson, Chris" w:date="2016-04-08T12:40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416AAE19" w14:textId="77777777" w:rsidR="00F91442" w:rsidRPr="00041215" w:rsidRDefault="00F91442" w:rsidP="00397ACD">
            <w:pPr>
              <w:rPr>
                <w:ins w:id="85" w:author="Johnson, Chris" w:date="2016-04-08T12:40:00Z"/>
                <w:i w:val="0"/>
              </w:rPr>
            </w:pPr>
            <w:ins w:id="86" w:author="Johnson, Chris" w:date="2016-04-08T12:40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34A5BD50" w14:textId="0E94CDBB" w:rsidR="00F91442" w:rsidRPr="00041215" w:rsidRDefault="00F91442" w:rsidP="00397A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87" w:author="Johnson, Chris" w:date="2016-04-08T12:40:00Z"/>
              </w:rPr>
            </w:pPr>
            <w:ins w:id="88" w:author="Johnson, Chris" w:date="2016-04-08T12:45:00Z">
              <w:r>
                <w:t>Details of closing balances for intercompany payments</w:t>
              </w:r>
            </w:ins>
          </w:p>
        </w:tc>
      </w:tr>
      <w:tr w:rsidR="00F91442" w:rsidRPr="00041215" w14:paraId="2FCD7DA8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89" w:author="Johnson, Chris" w:date="2016-04-08T12:4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9390BDD" w14:textId="77777777" w:rsidR="00F91442" w:rsidRPr="00041215" w:rsidRDefault="00F91442" w:rsidP="00397ACD">
            <w:pPr>
              <w:rPr>
                <w:ins w:id="90" w:author="Johnson, Chris" w:date="2016-04-08T12:40:00Z"/>
                <w:i w:val="0"/>
              </w:rPr>
            </w:pPr>
            <w:ins w:id="91" w:author="Johnson, Chris" w:date="2016-04-08T12:40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7C89068E" w14:textId="77777777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92" w:author="Johnson, Chris" w:date="2016-04-08T12:40:00Z"/>
              </w:rPr>
            </w:pPr>
            <w:ins w:id="93" w:author="Johnson, Chris" w:date="2016-04-08T12:40:00Z">
              <w:r>
                <w:t>Bianca Vasquez</w:t>
              </w:r>
            </w:ins>
          </w:p>
        </w:tc>
      </w:tr>
      <w:tr w:rsidR="00F91442" w:rsidRPr="00041215" w14:paraId="31013DFD" w14:textId="77777777" w:rsidTr="00397ACD">
        <w:trPr>
          <w:ins w:id="94" w:author="Johnson, Chris" w:date="2016-04-08T12:4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95A6A79" w14:textId="77777777" w:rsidR="00F91442" w:rsidRPr="00041215" w:rsidRDefault="00F91442" w:rsidP="00397ACD">
            <w:pPr>
              <w:rPr>
                <w:ins w:id="95" w:author="Johnson, Chris" w:date="2016-04-08T12:40:00Z"/>
                <w:i w:val="0"/>
              </w:rPr>
            </w:pPr>
            <w:ins w:id="96" w:author="Johnson, Chris" w:date="2016-04-08T12:40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1CB398FF" w14:textId="3F177712" w:rsidR="00F91442" w:rsidRPr="00041215" w:rsidRDefault="00F91442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97" w:author="Johnson, Chris" w:date="2016-04-08T12:40:00Z"/>
              </w:rPr>
            </w:pPr>
            <w:ins w:id="98" w:author="Johnson, Chris" w:date="2016-04-08T12:40:00Z">
              <w:r>
                <w:t>7</w:t>
              </w:r>
              <w:r w:rsidRPr="007934C0">
                <w:rPr>
                  <w:vertAlign w:val="superscript"/>
                </w:rPr>
                <w:t>th</w:t>
              </w:r>
              <w:r>
                <w:t xml:space="preserve"> </w:t>
              </w:r>
            </w:ins>
            <w:ins w:id="99" w:author="Johnson, Chris" w:date="2016-04-08T12:41:00Z">
              <w:r>
                <w:t>April 2016</w:t>
              </w:r>
            </w:ins>
          </w:p>
        </w:tc>
      </w:tr>
      <w:tr w:rsidR="00F91442" w:rsidRPr="00041215" w14:paraId="72A51998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00" w:author="Johnson, Chris" w:date="2016-04-08T12:4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B3D41A" w14:textId="77777777" w:rsidR="00F91442" w:rsidRPr="00041215" w:rsidRDefault="00F91442" w:rsidP="00397ACD">
            <w:pPr>
              <w:rPr>
                <w:ins w:id="101" w:author="Johnson, Chris" w:date="2016-04-08T12:40:00Z"/>
                <w:i w:val="0"/>
              </w:rPr>
            </w:pPr>
            <w:ins w:id="102" w:author="Johnson, Chris" w:date="2016-04-08T12:40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68DC9DF8" w14:textId="77777777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03" w:author="Johnson, Chris" w:date="2016-04-08T12:40:00Z"/>
              </w:rPr>
            </w:pPr>
            <w:ins w:id="104" w:author="Johnson, Chris" w:date="2016-04-08T12:40:00Z">
              <w:r>
                <w:t>PBI Finance</w:t>
              </w:r>
            </w:ins>
          </w:p>
        </w:tc>
      </w:tr>
    </w:tbl>
    <w:p w14:paraId="42D3C8A4" w14:textId="77777777" w:rsidR="00F91442" w:rsidRDefault="00F91442" w:rsidP="00F91442">
      <w:pPr>
        <w:rPr>
          <w:ins w:id="105" w:author="Johnson, Chris" w:date="2016-04-08T12:40:00Z"/>
        </w:rPr>
      </w:pPr>
    </w:p>
    <w:p w14:paraId="51C50F1F" w14:textId="3E0B812C" w:rsidR="00F91442" w:rsidRDefault="00F91442" w:rsidP="00F91442">
      <w:pPr>
        <w:rPr>
          <w:ins w:id="106" w:author="Johnson, Chris" w:date="2016-04-08T12:40:00Z"/>
        </w:rPr>
      </w:pPr>
      <w:ins w:id="107" w:author="Johnson, Chris" w:date="2016-04-08T12:40:00Z">
        <w:r>
          <w:t>Parameters</w:t>
        </w:r>
      </w:ins>
    </w:p>
    <w:p w14:paraId="0FE20669" w14:textId="1B409FA3" w:rsidR="00F91442" w:rsidRDefault="00F91442" w:rsidP="00F91442">
      <w:pPr>
        <w:rPr>
          <w:ins w:id="108" w:author="Johnson, Chris" w:date="2016-04-08T12:40:00Z"/>
        </w:rPr>
      </w:pPr>
      <w:ins w:id="109" w:author="Johnson, Chris" w:date="2016-04-08T12:42:00Z">
        <w:r>
          <w:rPr>
            <w:noProof/>
            <w:lang w:eastAsia="en-GB"/>
          </w:rPr>
          <w:drawing>
            <wp:anchor distT="0" distB="0" distL="114300" distR="114300" simplePos="0" relativeHeight="251701248" behindDoc="0" locked="0" layoutInCell="1" allowOverlap="1" wp14:anchorId="79EF5789" wp14:editId="7E353A3C">
              <wp:simplePos x="0" y="0"/>
              <wp:positionH relativeFrom="margin">
                <wp:posOffset>3948430</wp:posOffset>
              </wp:positionH>
              <wp:positionV relativeFrom="paragraph">
                <wp:posOffset>4445</wp:posOffset>
              </wp:positionV>
              <wp:extent cx="2673350" cy="1323975"/>
              <wp:effectExtent l="19050" t="19050" r="12700" b="28575"/>
              <wp:wrapSquare wrapText="bothSides"/>
              <wp:docPr id="73" name="Picture 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73350" cy="132397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110" w:author="Johnson, Chris" w:date="2016-04-08T12:40:00Z">
        <w:r>
          <w:t>These are filters picked before running the report</w:t>
        </w:r>
      </w:ins>
      <w:ins w:id="111" w:author="Johnson, Chris" w:date="2016-04-08T12:42:00Z">
        <w:r w:rsidRPr="00F91442">
          <w:rPr>
            <w:noProof/>
            <w:lang w:eastAsia="en-GB"/>
          </w:rPr>
          <w:t xml:space="preserve"> </w:t>
        </w:r>
      </w:ins>
    </w:p>
    <w:p w14:paraId="6D1C9E11" w14:textId="77777777" w:rsidR="00F91442" w:rsidRDefault="00F91442" w:rsidP="00F91442">
      <w:pPr>
        <w:pStyle w:val="ListParagraph"/>
        <w:numPr>
          <w:ilvl w:val="0"/>
          <w:numId w:val="1"/>
        </w:numPr>
        <w:rPr>
          <w:ins w:id="112" w:author="Johnson, Chris" w:date="2016-04-08T12:40:00Z"/>
        </w:rPr>
      </w:pPr>
      <w:ins w:id="113" w:author="Johnson, Chris" w:date="2016-04-08T12:40:00Z">
        <w:r>
          <w:t>Company</w:t>
        </w:r>
      </w:ins>
    </w:p>
    <w:p w14:paraId="7DE8EDA7" w14:textId="77777777" w:rsidR="00F91442" w:rsidRDefault="00F91442" w:rsidP="00F91442">
      <w:pPr>
        <w:pStyle w:val="ListParagraph"/>
        <w:numPr>
          <w:ilvl w:val="1"/>
          <w:numId w:val="1"/>
        </w:numPr>
        <w:rPr>
          <w:ins w:id="114" w:author="Johnson, Chris" w:date="2016-04-08T12:40:00Z"/>
        </w:rPr>
      </w:pPr>
      <w:ins w:id="115" w:author="Johnson, Chris" w:date="2016-04-08T12:40:00Z">
        <w:r>
          <w:t>The Syspro company ID to run against (PBL = 10)</w:t>
        </w:r>
      </w:ins>
    </w:p>
    <w:p w14:paraId="6BF22D0E" w14:textId="782BC9FA" w:rsidR="00F91442" w:rsidRDefault="00F91442" w:rsidP="00F91442">
      <w:pPr>
        <w:pStyle w:val="ListParagraph"/>
        <w:numPr>
          <w:ilvl w:val="0"/>
          <w:numId w:val="1"/>
        </w:numPr>
        <w:rPr>
          <w:ins w:id="116" w:author="Johnson, Chris" w:date="2016-04-08T12:40:00Z"/>
        </w:rPr>
      </w:pPr>
      <w:ins w:id="117" w:author="Johnson, Chris" w:date="2016-04-08T12:40:00Z">
        <w:r>
          <w:t>Enter Period</w:t>
        </w:r>
      </w:ins>
    </w:p>
    <w:p w14:paraId="44B768FF" w14:textId="77777777" w:rsidR="00F91442" w:rsidRDefault="00F91442" w:rsidP="00F91442">
      <w:pPr>
        <w:pStyle w:val="ListParagraph"/>
        <w:numPr>
          <w:ilvl w:val="1"/>
          <w:numId w:val="1"/>
        </w:numPr>
        <w:rPr>
          <w:ins w:id="118" w:author="Johnson, Chris" w:date="2016-04-08T12:40:00Z"/>
        </w:rPr>
      </w:pPr>
      <w:ins w:id="119" w:author="Johnson, Chris" w:date="2016-04-08T12:40:00Z">
        <w:r>
          <w:t>Choose which GL period to review</w:t>
        </w:r>
      </w:ins>
    </w:p>
    <w:p w14:paraId="4B43E2AA" w14:textId="77777777" w:rsidR="00F91442" w:rsidRDefault="00F91442" w:rsidP="00F91442">
      <w:pPr>
        <w:rPr>
          <w:ins w:id="120" w:author="Johnson, Chris" w:date="2016-04-08T12:40:00Z"/>
        </w:rPr>
      </w:pPr>
    </w:p>
    <w:p w14:paraId="065B8068" w14:textId="77777777" w:rsidR="00F91442" w:rsidRDefault="00F91442" w:rsidP="00F91442">
      <w:pPr>
        <w:rPr>
          <w:ins w:id="121" w:author="Johnson, Chris" w:date="2016-04-08T12:40:00Z"/>
        </w:rPr>
      </w:pPr>
      <w:ins w:id="122" w:author="Johnson, Chris" w:date="2016-04-08T12:40:00Z">
        <w:r>
          <w:t>Final Report</w:t>
        </w:r>
      </w:ins>
    </w:p>
    <w:p w14:paraId="7F59D7CA" w14:textId="77C62D86" w:rsidR="00F91442" w:rsidRDefault="00F91442" w:rsidP="00F91442">
      <w:pPr>
        <w:rPr>
          <w:ins w:id="123" w:author="Johnson, Chris" w:date="2016-04-08T12:40:00Z"/>
        </w:rPr>
      </w:pPr>
      <w:ins w:id="124" w:author="Johnson, Chris" w:date="2016-04-08T12:44:00Z">
        <w:r>
          <w:rPr>
            <w:noProof/>
            <w:lang w:eastAsia="en-GB"/>
          </w:rPr>
          <w:drawing>
            <wp:inline distT="0" distB="0" distL="0" distR="0" wp14:anchorId="2BAD3E16" wp14:editId="7B81622D">
              <wp:extent cx="4144488" cy="3589344"/>
              <wp:effectExtent l="19050" t="19050" r="27940" b="11430"/>
              <wp:docPr id="75" name="Picture 75" descr="C:\Users\cjohnson\AppData\Local\Temp\SNAGHTML158d2df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cjohnson\AppData\Local\Temp\SNAGHTML158d2df3.PNG"/>
                      <pic:cNvPicPr>
                        <a:picLocks noChangeAspect="1" noChangeArrowheads="1"/>
                      </pic:cNvPicPr>
                    </pic:nvPicPr>
                    <pic:blipFill>
                      <a:blip r:embed="rId2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148144" cy="3592511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34B8618F" w14:textId="77777777" w:rsidR="00F91442" w:rsidRDefault="00F91442" w:rsidP="00F91442">
      <w:pPr>
        <w:rPr>
          <w:ins w:id="125" w:author="Johnson, Chris" w:date="2016-04-08T12:40:00Z"/>
        </w:rPr>
      </w:pPr>
      <w:ins w:id="126" w:author="Johnson, Chris" w:date="2016-04-08T12:40:00Z">
        <w:r>
          <w:br w:type="page"/>
        </w:r>
      </w:ins>
    </w:p>
    <w:p w14:paraId="03370A82" w14:textId="77777777" w:rsidR="00041215" w:rsidRDefault="00041215" w:rsidP="00BA7CB5">
      <w:pPr>
        <w:pStyle w:val="Heading2"/>
      </w:pPr>
      <w:bookmarkStart w:id="127" w:name="_Toc447883384"/>
      <w:r>
        <w:lastRenderedPageBreak/>
        <w:t>GRN Unpaid assets</w:t>
      </w:r>
      <w:bookmarkEnd w:id="12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6D371D1F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19AD38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BB29626" w14:textId="77777777" w:rsidR="00A521B3" w:rsidRPr="00041215" w:rsidRDefault="00E41D5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GRN Unpaid Assets – </w:t>
            </w:r>
            <w:proofErr w:type="spellStart"/>
            <w:r>
              <w:t>Logi</w:t>
            </w:r>
            <w:proofErr w:type="spellEnd"/>
            <w:r>
              <w:t xml:space="preserve"> solutions</w:t>
            </w:r>
          </w:p>
        </w:tc>
      </w:tr>
      <w:tr w:rsidR="00A521B3" w:rsidRPr="00041215" w14:paraId="004F885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652EFC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2C87C26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1E633ED5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2F010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4460CBB" w14:textId="77777777" w:rsidR="00A521B3" w:rsidRPr="00041215" w:rsidRDefault="00E41D5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521B3" w:rsidRPr="00041215" w14:paraId="7FDB6E11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6E3D5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034ACF2" w14:textId="77777777" w:rsidR="00A521B3" w:rsidRPr="00041215" w:rsidRDefault="00E41D5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201A7E30" w14:textId="77777777" w:rsidR="00A521B3" w:rsidRDefault="00A521B3" w:rsidP="00A521B3"/>
    <w:p w14:paraId="3367AA9D" w14:textId="77777777" w:rsidR="00A521B3" w:rsidRDefault="00DE7B98" w:rsidP="00A521B3">
      <w:r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626CA058" wp14:editId="7C504288">
            <wp:simplePos x="0" y="0"/>
            <wp:positionH relativeFrom="margin">
              <wp:align>right</wp:align>
            </wp:positionH>
            <wp:positionV relativeFrom="paragraph">
              <wp:posOffset>29940</wp:posOffset>
            </wp:positionV>
            <wp:extent cx="4305935" cy="1917847"/>
            <wp:effectExtent l="19050" t="19050" r="18415" b="254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917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2B092533" w14:textId="77777777" w:rsidR="00DE7B98" w:rsidRDefault="00DE7B98" w:rsidP="00DE7B98">
      <w:r>
        <w:t>These are filters picked before running the report</w:t>
      </w:r>
    </w:p>
    <w:p w14:paraId="18E4D90A" w14:textId="77777777" w:rsidR="00DE7B98" w:rsidRDefault="00DE7B98" w:rsidP="00DE7B98">
      <w:pPr>
        <w:pStyle w:val="ListParagraph"/>
        <w:numPr>
          <w:ilvl w:val="0"/>
          <w:numId w:val="1"/>
        </w:numPr>
      </w:pPr>
      <w:r>
        <w:t>Company</w:t>
      </w:r>
    </w:p>
    <w:p w14:paraId="1E67215D" w14:textId="77777777" w:rsidR="00DE7B98" w:rsidRDefault="00DE7B98" w:rsidP="00DE7B9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577A042" w14:textId="77777777" w:rsidR="00DE7B98" w:rsidRDefault="00DE7B98" w:rsidP="00DE7B98">
      <w:pPr>
        <w:pStyle w:val="ListParagraph"/>
        <w:numPr>
          <w:ilvl w:val="0"/>
          <w:numId w:val="1"/>
        </w:numPr>
      </w:pPr>
      <w:r>
        <w:t xml:space="preserve">Enter </w:t>
      </w:r>
      <w:proofErr w:type="spellStart"/>
      <w:r>
        <w:t>Grn</w:t>
      </w:r>
      <w:proofErr w:type="spellEnd"/>
      <w:r>
        <w:t xml:space="preserve"> Period</w:t>
      </w:r>
    </w:p>
    <w:p w14:paraId="094BFC04" w14:textId="77777777" w:rsidR="00E41D57" w:rsidRDefault="00E41D57" w:rsidP="00E41D57">
      <w:pPr>
        <w:pStyle w:val="ListParagraph"/>
        <w:numPr>
          <w:ilvl w:val="1"/>
          <w:numId w:val="1"/>
        </w:numPr>
      </w:pPr>
      <w:r>
        <w:t>Choose which GL period to review</w:t>
      </w:r>
    </w:p>
    <w:p w14:paraId="430FD8A1" w14:textId="77777777" w:rsidR="00041215" w:rsidRDefault="00041215" w:rsidP="00041215"/>
    <w:p w14:paraId="51F674A6" w14:textId="77777777" w:rsidR="00041215" w:rsidRDefault="008F1EFB">
      <w:r>
        <w:t>Final Report</w:t>
      </w:r>
    </w:p>
    <w:p w14:paraId="76E5EE2D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2E155132" wp14:editId="02D8B353">
            <wp:extent cx="5448300" cy="3968836"/>
            <wp:effectExtent l="19050" t="19050" r="19050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2860" cy="39721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F276F" w14:textId="77777777" w:rsidR="006E2D06" w:rsidRDefault="006E2D06">
      <w:r>
        <w:br w:type="page"/>
      </w:r>
    </w:p>
    <w:p w14:paraId="0AC8CD88" w14:textId="77777777" w:rsidR="00041215" w:rsidRPr="00E46EE0" w:rsidRDefault="00041215" w:rsidP="00BA7CB5">
      <w:pPr>
        <w:pStyle w:val="Heading1"/>
      </w:pPr>
      <w:bookmarkStart w:id="128" w:name="_Toc447883385"/>
      <w:r w:rsidRPr="00E46EE0">
        <w:lastRenderedPageBreak/>
        <w:t>Folder – System Inventory</w:t>
      </w:r>
      <w:bookmarkEnd w:id="128"/>
    </w:p>
    <w:p w14:paraId="548185CA" w14:textId="77777777" w:rsidR="00041215" w:rsidRDefault="00041215" w:rsidP="00BA7CB5">
      <w:pPr>
        <w:pStyle w:val="Heading2"/>
      </w:pPr>
      <w:bookmarkStart w:id="129" w:name="_Toc447883386"/>
      <w:r>
        <w:t>Lot Retesting</w:t>
      </w:r>
      <w:bookmarkEnd w:id="12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58A1BB1D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7F676BF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5362121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Quality Control to know which lots need retesting within a period</w:t>
            </w:r>
          </w:p>
        </w:tc>
      </w:tr>
      <w:tr w:rsidR="00A521B3" w:rsidRPr="00041215" w14:paraId="116A72A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F94365A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3F60D57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QC</w:t>
            </w:r>
          </w:p>
        </w:tc>
      </w:tr>
      <w:tr w:rsidR="00A521B3" w:rsidRPr="00041215" w14:paraId="111A88B0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BC9B4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D9CBD64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56581931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FA75DE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088ACC0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</w:t>
            </w:r>
          </w:p>
        </w:tc>
      </w:tr>
    </w:tbl>
    <w:p w14:paraId="0CCB45AB" w14:textId="77777777" w:rsidR="00A521B3" w:rsidRDefault="00A521B3" w:rsidP="00A521B3"/>
    <w:p w14:paraId="6D3C74EE" w14:textId="77777777" w:rsidR="00A521B3" w:rsidRDefault="00E41D57" w:rsidP="00A521B3">
      <w:r>
        <w:rPr>
          <w:noProof/>
          <w:lang w:eastAsia="en-GB"/>
        </w:rPr>
        <w:drawing>
          <wp:anchor distT="0" distB="0" distL="114300" distR="114300" simplePos="0" relativeHeight="251685888" behindDoc="0" locked="0" layoutInCell="1" allowOverlap="1" wp14:anchorId="4E64278E" wp14:editId="734E5976">
            <wp:simplePos x="0" y="0"/>
            <wp:positionH relativeFrom="margin">
              <wp:align>right</wp:align>
            </wp:positionH>
            <wp:positionV relativeFrom="margin">
              <wp:posOffset>1528148</wp:posOffset>
            </wp:positionV>
            <wp:extent cx="4369982" cy="3162036"/>
            <wp:effectExtent l="19050" t="19050" r="12065" b="196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31620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435EB710" w14:textId="77777777" w:rsidR="00750D08" w:rsidRDefault="00750D08" w:rsidP="00750D08">
      <w:r>
        <w:t>These are filters picked before running the report</w:t>
      </w:r>
    </w:p>
    <w:p w14:paraId="23A1AA2B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0C0A06CC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7B3650C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Warehouse</w:t>
      </w:r>
    </w:p>
    <w:p w14:paraId="38386C41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Which warehouse to review</w:t>
      </w:r>
    </w:p>
    <w:p w14:paraId="679DCCDB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Enter From</w:t>
      </w:r>
    </w:p>
    <w:p w14:paraId="2BC8E632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14:paraId="5533D093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Enter To</w:t>
      </w:r>
    </w:p>
    <w:p w14:paraId="3FD56B06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expiry dates</w:t>
      </w:r>
    </w:p>
    <w:p w14:paraId="797793ED" w14:textId="77777777" w:rsidR="00041215" w:rsidRDefault="00041215" w:rsidP="00041215"/>
    <w:p w14:paraId="7B72E7A0" w14:textId="77777777" w:rsidR="008F1EFB" w:rsidRDefault="008F1EFB" w:rsidP="00041215">
      <w:r>
        <w:t>Final Report</w:t>
      </w:r>
    </w:p>
    <w:p w14:paraId="022CE123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1FCB03C6" wp14:editId="4A5C78CE">
            <wp:extent cx="6645910" cy="2531745"/>
            <wp:effectExtent l="19050" t="19050" r="2159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1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5A082" w14:textId="77777777" w:rsidR="006E2D06" w:rsidRDefault="006E2D06">
      <w:r>
        <w:br w:type="page"/>
      </w:r>
    </w:p>
    <w:p w14:paraId="4EAB55D2" w14:textId="77777777" w:rsidR="00041215" w:rsidRDefault="00041215" w:rsidP="00BA7CB5">
      <w:pPr>
        <w:pStyle w:val="Heading2"/>
      </w:pPr>
      <w:bookmarkStart w:id="130" w:name="_Toc447883387"/>
      <w:r>
        <w:lastRenderedPageBreak/>
        <w:t>Stock Levels</w:t>
      </w:r>
      <w:bookmarkEnd w:id="13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B2124CF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1E084BC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F50001D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all stock held in Syspro</w:t>
            </w:r>
          </w:p>
        </w:tc>
      </w:tr>
      <w:tr w:rsidR="00A521B3" w:rsidRPr="00041215" w14:paraId="5D5C62A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8E15F4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2ED1C1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5B466754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C41332E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C553105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38E74EB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F6EB8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9B6E7CC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1CC3482D" w14:textId="77777777" w:rsidR="00A521B3" w:rsidRDefault="00A521B3" w:rsidP="00A521B3"/>
    <w:p w14:paraId="0AB4B8B3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6912" behindDoc="0" locked="0" layoutInCell="1" allowOverlap="1" wp14:anchorId="58934150" wp14:editId="243D8909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4391025" cy="2243455"/>
            <wp:effectExtent l="19050" t="19050" r="28575" b="2349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243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521E500B" w14:textId="77777777" w:rsidR="00750D08" w:rsidRDefault="00750D08" w:rsidP="00750D08">
      <w:r>
        <w:t>These are filters picked before running the report</w:t>
      </w:r>
    </w:p>
    <w:p w14:paraId="6FF1857E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F9B2843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E6464FD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Details/Code</w:t>
      </w:r>
    </w:p>
    <w:p w14:paraId="0C82FEC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Details – show movements</w:t>
      </w:r>
    </w:p>
    <w:p w14:paraId="1875BD7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Code – show overall level per stock code</w:t>
      </w:r>
    </w:p>
    <w:p w14:paraId="77F33508" w14:textId="77777777" w:rsidR="00041215" w:rsidRDefault="00041215" w:rsidP="00041215"/>
    <w:p w14:paraId="48465ED4" w14:textId="77777777" w:rsidR="00041215" w:rsidRDefault="008F1EFB">
      <w:r>
        <w:t>Final Report</w:t>
      </w:r>
    </w:p>
    <w:p w14:paraId="4EB0CCA6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67BED21E" wp14:editId="1E8FBD6A">
            <wp:extent cx="6645910" cy="2087245"/>
            <wp:effectExtent l="19050" t="19050" r="21590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7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A7C9C7" w14:textId="77777777" w:rsidR="006E2D06" w:rsidRDefault="006E2D06">
      <w:r>
        <w:br w:type="page"/>
      </w:r>
    </w:p>
    <w:p w14:paraId="12F4D075" w14:textId="77777777" w:rsidR="00041215" w:rsidRDefault="00041215" w:rsidP="00BA7CB5">
      <w:pPr>
        <w:pStyle w:val="Heading2"/>
      </w:pPr>
      <w:bookmarkStart w:id="131" w:name="_Toc447883388"/>
      <w:r>
        <w:lastRenderedPageBreak/>
        <w:t>Inventory Inspection Times</w:t>
      </w:r>
      <w:bookmarkEnd w:id="13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473E9FE9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4EDC10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01380BD" w14:textId="77777777" w:rsidR="00A521B3" w:rsidRPr="00041215" w:rsidRDefault="00FF47F9" w:rsidP="00FF47F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how long stock spends in inventory before being approved</w:t>
            </w:r>
          </w:p>
        </w:tc>
      </w:tr>
      <w:tr w:rsidR="00A521B3" w:rsidRPr="00041215" w14:paraId="3495F809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8991E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0AEFFB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Andrew Hafford</w:t>
            </w:r>
          </w:p>
        </w:tc>
      </w:tr>
      <w:tr w:rsidR="00A521B3" w:rsidRPr="00041215" w14:paraId="65FBC6F2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8594D3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4F3BF3A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75FEFFB6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0C1892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61746AB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QC &amp; Finance</w:t>
            </w:r>
          </w:p>
        </w:tc>
      </w:tr>
    </w:tbl>
    <w:p w14:paraId="52A4D10B" w14:textId="77777777" w:rsidR="00A521B3" w:rsidRDefault="00A521B3" w:rsidP="00A521B3"/>
    <w:p w14:paraId="17F46A71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7936" behindDoc="0" locked="0" layoutInCell="1" allowOverlap="1" wp14:anchorId="0B62504C" wp14:editId="55AF1D58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412512" cy="3102165"/>
            <wp:effectExtent l="19050" t="19050" r="26670" b="222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512" cy="31021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16A4238E" w14:textId="77777777" w:rsidR="00750D08" w:rsidRDefault="00750D08" w:rsidP="00750D08">
      <w:r>
        <w:t>These are filters picked before running the report</w:t>
      </w:r>
    </w:p>
    <w:p w14:paraId="31F4C26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5D285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850579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Year</w:t>
      </w:r>
    </w:p>
    <w:p w14:paraId="4D3D821E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Choose the year to review</w:t>
      </w:r>
    </w:p>
    <w:p w14:paraId="4BB58433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Quarter</w:t>
      </w:r>
    </w:p>
    <w:p w14:paraId="0D9D876D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Choose the quarter to review</w:t>
      </w:r>
    </w:p>
    <w:p w14:paraId="6F610D7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Detail or Summary</w:t>
      </w:r>
    </w:p>
    <w:p w14:paraId="794EF9F4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Detail – show each lot</w:t>
      </w:r>
    </w:p>
    <w:p w14:paraId="65D7F090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Summary – show a summary line per stock code and delivery date</w:t>
      </w:r>
    </w:p>
    <w:p w14:paraId="2834A5F2" w14:textId="77777777" w:rsidR="00041215" w:rsidRDefault="00041215" w:rsidP="00041215"/>
    <w:p w14:paraId="06CF0265" w14:textId="77777777" w:rsidR="008F1EFB" w:rsidRDefault="008F1EFB" w:rsidP="00041215">
      <w:r>
        <w:t>Final Report</w:t>
      </w:r>
    </w:p>
    <w:p w14:paraId="4E9B8920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A05997A" wp14:editId="03DDB55D">
            <wp:extent cx="6645910" cy="2914015"/>
            <wp:effectExtent l="19050" t="19050" r="21590" b="196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4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E85F73" w14:textId="77777777" w:rsidR="006E2D06" w:rsidRDefault="006E2D06">
      <w:r>
        <w:br w:type="page"/>
      </w:r>
    </w:p>
    <w:p w14:paraId="50A29BEA" w14:textId="77777777" w:rsidR="00041215" w:rsidRPr="00E46EE0" w:rsidRDefault="00041215" w:rsidP="00BA7CB5">
      <w:pPr>
        <w:pStyle w:val="Heading1"/>
      </w:pPr>
      <w:bookmarkStart w:id="132" w:name="_Toc447883389"/>
      <w:r w:rsidRPr="00E46EE0">
        <w:lastRenderedPageBreak/>
        <w:t>Folder – System Management Accounts</w:t>
      </w:r>
      <w:bookmarkEnd w:id="132"/>
    </w:p>
    <w:p w14:paraId="09443162" w14:textId="77777777" w:rsidR="00BA7CB5" w:rsidRDefault="00FF47F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This folder is a placeholder for the Actual &amp; Budgets reports</w:t>
      </w:r>
      <w:r w:rsidR="00BA7CB5">
        <w:br w:type="page"/>
      </w:r>
    </w:p>
    <w:p w14:paraId="18273A1F" w14:textId="77777777" w:rsidR="00041215" w:rsidRPr="00E46EE0" w:rsidRDefault="00041215" w:rsidP="00BA7CB5">
      <w:pPr>
        <w:pStyle w:val="Heading1"/>
      </w:pPr>
      <w:bookmarkStart w:id="133" w:name="_Toc447883390"/>
      <w:r w:rsidRPr="00E46EE0">
        <w:lastRenderedPageBreak/>
        <w:t>Folder – System Purchase Orders</w:t>
      </w:r>
      <w:bookmarkEnd w:id="133"/>
    </w:p>
    <w:p w14:paraId="33ED6F9C" w14:textId="77777777" w:rsidR="00041215" w:rsidRDefault="00041215" w:rsidP="00BA7CB5">
      <w:pPr>
        <w:pStyle w:val="Heading2"/>
      </w:pPr>
      <w:bookmarkStart w:id="134" w:name="_Toc447883391"/>
      <w:r>
        <w:t>Purchase Order Changes</w:t>
      </w:r>
      <w:bookmarkEnd w:id="13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015B567A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6DF7DE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6EEC72A" w14:textId="77777777" w:rsidR="00A521B3" w:rsidRPr="00041215" w:rsidRDefault="00FF47F9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to see changes in Price and Value</w:t>
            </w:r>
          </w:p>
        </w:tc>
      </w:tr>
      <w:tr w:rsidR="00A521B3" w:rsidRPr="00041215" w14:paraId="7531DA3E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112CFC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5F78EE6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521B3" w:rsidRPr="00041215" w14:paraId="5738780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8E660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5ECC46E" w14:textId="77777777" w:rsidR="00A521B3" w:rsidRPr="00041215" w:rsidRDefault="00FF47F9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2015</w:t>
            </w:r>
          </w:p>
        </w:tc>
      </w:tr>
      <w:tr w:rsidR="00A521B3" w:rsidRPr="00041215" w14:paraId="5840D48C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620DCC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8B80FBE" w14:textId="77777777" w:rsidR="00A521B3" w:rsidRPr="00041215" w:rsidRDefault="00FF47F9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4A26E79C" w14:textId="77777777" w:rsidR="00A521B3" w:rsidRDefault="00A521B3" w:rsidP="00A521B3"/>
    <w:p w14:paraId="519022F6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8960" behindDoc="0" locked="0" layoutInCell="1" allowOverlap="1" wp14:anchorId="6B8374AB" wp14:editId="2D1FB3B1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2578840" cy="3934047"/>
            <wp:effectExtent l="19050" t="19050" r="12065" b="285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840" cy="3934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219A28A9" w14:textId="77777777" w:rsidR="00750D08" w:rsidRDefault="00750D08" w:rsidP="00750D08">
      <w:r>
        <w:t>These are filters picked before running the report</w:t>
      </w:r>
    </w:p>
    <w:p w14:paraId="3216A773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A22A84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E9E091B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Local/Foreign</w:t>
      </w:r>
    </w:p>
    <w:p w14:paraId="5FD00076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Whether to use the local or settlement currency figures for comparison</w:t>
      </w:r>
    </w:p>
    <w:p w14:paraId="49AE9CC9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Price/Value</w:t>
      </w:r>
    </w:p>
    <w:p w14:paraId="4AC1B6C4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Price – check differences in price</w:t>
      </w:r>
    </w:p>
    <w:p w14:paraId="048D5EB0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Value – check differences in value (price x quantity)</w:t>
      </w:r>
    </w:p>
    <w:p w14:paraId="3E76457A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Percent/Amount</w:t>
      </w:r>
    </w:p>
    <w:p w14:paraId="5A54345B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Percent – check difference in percent</w:t>
      </w:r>
    </w:p>
    <w:p w14:paraId="6B697B7F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Amount – check difference in value</w:t>
      </w:r>
    </w:p>
    <w:p w14:paraId="48B39B51" w14:textId="77777777" w:rsidR="00FF47F9" w:rsidRDefault="00FF47F9" w:rsidP="00FF47F9">
      <w:pPr>
        <w:pStyle w:val="ListParagraph"/>
        <w:numPr>
          <w:ilvl w:val="0"/>
          <w:numId w:val="1"/>
        </w:numPr>
      </w:pPr>
      <w:r>
        <w:t>Lower Limit</w:t>
      </w:r>
    </w:p>
    <w:p w14:paraId="2D5A46B9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Only show changes about this amount</w:t>
      </w:r>
    </w:p>
    <w:p w14:paraId="7B57E7F1" w14:textId="77777777" w:rsidR="00FF47F9" w:rsidRDefault="00FF47F9" w:rsidP="00FF47F9">
      <w:pPr>
        <w:pStyle w:val="ListParagraph"/>
        <w:numPr>
          <w:ilvl w:val="0"/>
          <w:numId w:val="1"/>
        </w:numPr>
      </w:pPr>
      <w:proofErr w:type="spellStart"/>
      <w:r>
        <w:t>StartDate</w:t>
      </w:r>
      <w:proofErr w:type="spellEnd"/>
    </w:p>
    <w:p w14:paraId="766A065A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Start of period for changes</w:t>
      </w:r>
    </w:p>
    <w:p w14:paraId="5C82A9FF" w14:textId="77777777" w:rsidR="00FF47F9" w:rsidRDefault="00FF47F9" w:rsidP="00FF47F9">
      <w:pPr>
        <w:pStyle w:val="ListParagraph"/>
        <w:numPr>
          <w:ilvl w:val="0"/>
          <w:numId w:val="1"/>
        </w:numPr>
      </w:pPr>
      <w:proofErr w:type="spellStart"/>
      <w:r>
        <w:t>EndDate</w:t>
      </w:r>
      <w:proofErr w:type="spellEnd"/>
    </w:p>
    <w:p w14:paraId="1BC08CDB" w14:textId="77777777" w:rsidR="00FF47F9" w:rsidRDefault="00FF47F9" w:rsidP="00FF47F9">
      <w:pPr>
        <w:pStyle w:val="ListParagraph"/>
        <w:numPr>
          <w:ilvl w:val="1"/>
          <w:numId w:val="1"/>
        </w:numPr>
      </w:pPr>
      <w:r>
        <w:t>End of period for changes</w:t>
      </w:r>
    </w:p>
    <w:p w14:paraId="44E872A4" w14:textId="77777777" w:rsidR="00041215" w:rsidRDefault="00041215" w:rsidP="00041215"/>
    <w:p w14:paraId="2482E98D" w14:textId="77777777" w:rsidR="008F1EFB" w:rsidRDefault="008F1EFB" w:rsidP="00041215">
      <w:r>
        <w:t>Final Report</w:t>
      </w:r>
    </w:p>
    <w:p w14:paraId="4D46963F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43D529C" wp14:editId="2F970530">
            <wp:extent cx="6645910" cy="2567940"/>
            <wp:effectExtent l="19050" t="19050" r="21590" b="228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7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FEC86E" w14:textId="77777777" w:rsidR="006E2D06" w:rsidRDefault="006E2D06">
      <w:r>
        <w:br w:type="page"/>
      </w:r>
    </w:p>
    <w:p w14:paraId="745BD9C2" w14:textId="77777777" w:rsidR="00041215" w:rsidRDefault="00041215" w:rsidP="00BA7CB5">
      <w:pPr>
        <w:pStyle w:val="Heading2"/>
      </w:pPr>
      <w:bookmarkStart w:id="135" w:name="_Toc447883392"/>
      <w:r>
        <w:lastRenderedPageBreak/>
        <w:t>Open Purchase Orders</w:t>
      </w:r>
      <w:bookmarkEnd w:id="13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13D886F3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2BDD15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715367F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Purchase Orders that are outstanding</w:t>
            </w:r>
          </w:p>
        </w:tc>
      </w:tr>
      <w:tr w:rsidR="00A521B3" w:rsidRPr="00041215" w14:paraId="019B2ADA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BDD677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1D98A4B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Collins/Colin Martin</w:t>
            </w:r>
          </w:p>
        </w:tc>
      </w:tr>
      <w:tr w:rsidR="00A521B3" w:rsidRPr="00041215" w14:paraId="454D0DF8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C7AB3D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F0105E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 2016</w:t>
            </w:r>
          </w:p>
        </w:tc>
      </w:tr>
      <w:tr w:rsidR="00A521B3" w:rsidRPr="00041215" w14:paraId="4200CD12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1DB7C3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71F976B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 &amp; Purchasing</w:t>
            </w:r>
          </w:p>
        </w:tc>
      </w:tr>
    </w:tbl>
    <w:p w14:paraId="33C80647" w14:textId="77777777" w:rsidR="00A521B3" w:rsidRDefault="00A521B3" w:rsidP="00A521B3"/>
    <w:p w14:paraId="1BA5AA5C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89984" behindDoc="0" locked="0" layoutInCell="1" allowOverlap="1" wp14:anchorId="4FAEC619" wp14:editId="7EF287BE">
            <wp:simplePos x="0" y="0"/>
            <wp:positionH relativeFrom="margin">
              <wp:align>right</wp:align>
            </wp:positionH>
            <wp:positionV relativeFrom="paragraph">
              <wp:posOffset>29763</wp:posOffset>
            </wp:positionV>
            <wp:extent cx="4295554" cy="3047451"/>
            <wp:effectExtent l="19050" t="19050" r="10160" b="1968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554" cy="30474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3D8559B9" w14:textId="77777777" w:rsidR="00750D08" w:rsidRDefault="00750D08" w:rsidP="00750D08">
      <w:r>
        <w:t>These are filters picked before running the report</w:t>
      </w:r>
    </w:p>
    <w:p w14:paraId="3FCFE0EE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4F4D252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F354EAE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Due From</w:t>
      </w:r>
    </w:p>
    <w:p w14:paraId="1B186093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due date period</w:t>
      </w:r>
    </w:p>
    <w:p w14:paraId="113DA871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Due To</w:t>
      </w:r>
    </w:p>
    <w:p w14:paraId="0573C402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due date period</w:t>
      </w:r>
    </w:p>
    <w:p w14:paraId="453322BE" w14:textId="77777777" w:rsidR="00041215" w:rsidRDefault="00041215" w:rsidP="00041215"/>
    <w:p w14:paraId="55C8BEB2" w14:textId="77777777" w:rsidR="00041215" w:rsidRDefault="008F1EFB">
      <w:r>
        <w:t>Final Report</w:t>
      </w:r>
    </w:p>
    <w:p w14:paraId="11488D2E" w14:textId="77777777" w:rsidR="006E2D06" w:rsidRDefault="008F1EFB">
      <w:r>
        <w:rPr>
          <w:noProof/>
          <w:lang w:eastAsia="en-GB"/>
        </w:rPr>
        <w:drawing>
          <wp:inline distT="0" distB="0" distL="0" distR="0" wp14:anchorId="394E7BFC" wp14:editId="12F7450C">
            <wp:extent cx="6645910" cy="1673860"/>
            <wp:effectExtent l="19050" t="19050" r="21590" b="215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3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5CE15F" w14:textId="77777777" w:rsidR="006E2D06" w:rsidRDefault="006E2D06">
      <w:r>
        <w:br w:type="page"/>
      </w:r>
    </w:p>
    <w:p w14:paraId="47253ECD" w14:textId="51085603" w:rsidR="00F91442" w:rsidRDefault="00F91442" w:rsidP="00F91442">
      <w:pPr>
        <w:pStyle w:val="Heading2"/>
        <w:rPr>
          <w:ins w:id="136" w:author="Johnson, Chris" w:date="2016-04-08T12:45:00Z"/>
        </w:rPr>
      </w:pPr>
      <w:bookmarkStart w:id="137" w:name="_Toc447883393"/>
      <w:ins w:id="138" w:author="Johnson, Chris" w:date="2016-04-08T12:45:00Z">
        <w:r>
          <w:lastRenderedPageBreak/>
          <w:t xml:space="preserve">Open Purchase </w:t>
        </w:r>
      </w:ins>
      <w:ins w:id="139" w:author="Johnson, Chris" w:date="2016-04-08T12:46:00Z">
        <w:r>
          <w:t>Zero Order</w:t>
        </w:r>
      </w:ins>
      <w:bookmarkEnd w:id="13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F91442" w:rsidRPr="00041215" w14:paraId="09F2FAB2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140" w:author="Johnson, Chris" w:date="2016-04-08T12:45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AE7281E" w14:textId="77777777" w:rsidR="00F91442" w:rsidRPr="00041215" w:rsidRDefault="00F91442" w:rsidP="00397ACD">
            <w:pPr>
              <w:rPr>
                <w:ins w:id="141" w:author="Johnson, Chris" w:date="2016-04-08T12:45:00Z"/>
                <w:i w:val="0"/>
              </w:rPr>
            </w:pPr>
            <w:ins w:id="142" w:author="Johnson, Chris" w:date="2016-04-08T12:45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10FB0B73" w14:textId="50946169" w:rsidR="00F91442" w:rsidRPr="00041215" w:rsidRDefault="00F91442" w:rsidP="007934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43" w:author="Johnson, Chris" w:date="2016-04-08T12:45:00Z"/>
              </w:rPr>
            </w:pPr>
            <w:ins w:id="144" w:author="Johnson, Chris" w:date="2016-04-08T12:45:00Z">
              <w:r>
                <w:t xml:space="preserve">Monitoring of Purchase Orders </w:t>
              </w:r>
            </w:ins>
            <w:ins w:id="145" w:author="Johnson, Chris" w:date="2016-04-08T12:46:00Z">
              <w:r>
                <w:t>that are open and have a price of zero</w:t>
              </w:r>
            </w:ins>
          </w:p>
        </w:tc>
      </w:tr>
      <w:tr w:rsidR="00F91442" w:rsidRPr="00041215" w14:paraId="611DAC87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46" w:author="Johnson, Chris" w:date="2016-04-08T12:4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882FD1" w14:textId="77777777" w:rsidR="00F91442" w:rsidRPr="00041215" w:rsidRDefault="00F91442" w:rsidP="00397ACD">
            <w:pPr>
              <w:rPr>
                <w:ins w:id="147" w:author="Johnson, Chris" w:date="2016-04-08T12:45:00Z"/>
                <w:i w:val="0"/>
              </w:rPr>
            </w:pPr>
            <w:ins w:id="148" w:author="Johnson, Chris" w:date="2016-04-08T12:45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089F44C3" w14:textId="2ADB845E" w:rsidR="00F91442" w:rsidRPr="00041215" w:rsidRDefault="00F91442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49" w:author="Johnson, Chris" w:date="2016-04-08T12:45:00Z"/>
              </w:rPr>
            </w:pPr>
            <w:ins w:id="150" w:author="Johnson, Chris" w:date="2016-04-08T12:46:00Z">
              <w:r>
                <w:t>Matt Fantham</w:t>
              </w:r>
            </w:ins>
          </w:p>
        </w:tc>
      </w:tr>
      <w:tr w:rsidR="00F91442" w:rsidRPr="00041215" w14:paraId="695AB63B" w14:textId="77777777" w:rsidTr="00397ACD">
        <w:trPr>
          <w:ins w:id="151" w:author="Johnson, Chris" w:date="2016-04-08T12:4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A70A004" w14:textId="77777777" w:rsidR="00F91442" w:rsidRPr="00041215" w:rsidRDefault="00F91442" w:rsidP="00397ACD">
            <w:pPr>
              <w:rPr>
                <w:ins w:id="152" w:author="Johnson, Chris" w:date="2016-04-08T12:45:00Z"/>
                <w:i w:val="0"/>
              </w:rPr>
            </w:pPr>
            <w:ins w:id="153" w:author="Johnson, Chris" w:date="2016-04-08T12:45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5DB7A5A6" w14:textId="560035DE" w:rsidR="00F91442" w:rsidRPr="00041215" w:rsidRDefault="00F91442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154" w:author="Johnson, Chris" w:date="2016-04-08T12:45:00Z"/>
              </w:rPr>
            </w:pPr>
            <w:ins w:id="155" w:author="Johnson, Chris" w:date="2016-04-08T12:46:00Z">
              <w:r>
                <w:t>8</w:t>
              </w:r>
              <w:r w:rsidRPr="007934C0">
                <w:rPr>
                  <w:vertAlign w:val="superscript"/>
                </w:rPr>
                <w:t>th</w:t>
              </w:r>
              <w:r>
                <w:t xml:space="preserve"> April 2016</w:t>
              </w:r>
            </w:ins>
          </w:p>
        </w:tc>
      </w:tr>
      <w:tr w:rsidR="00F91442" w:rsidRPr="00041215" w14:paraId="6E44D954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56" w:author="Johnson, Chris" w:date="2016-04-08T12:45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0DE8F9" w14:textId="77777777" w:rsidR="00F91442" w:rsidRPr="00041215" w:rsidRDefault="00F91442" w:rsidP="00397ACD">
            <w:pPr>
              <w:rPr>
                <w:ins w:id="157" w:author="Johnson, Chris" w:date="2016-04-08T12:45:00Z"/>
                <w:i w:val="0"/>
              </w:rPr>
            </w:pPr>
            <w:ins w:id="158" w:author="Johnson, Chris" w:date="2016-04-08T12:45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28AF75BF" w14:textId="6E2D7212" w:rsidR="00F91442" w:rsidRPr="00041215" w:rsidRDefault="00F91442" w:rsidP="007934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159" w:author="Johnson, Chris" w:date="2016-04-08T12:45:00Z"/>
              </w:rPr>
            </w:pPr>
            <w:ins w:id="160" w:author="Johnson, Chris" w:date="2016-04-08T12:45:00Z">
              <w:r>
                <w:t>PBL Purchasing</w:t>
              </w:r>
            </w:ins>
          </w:p>
        </w:tc>
      </w:tr>
    </w:tbl>
    <w:p w14:paraId="62526D84" w14:textId="77777777" w:rsidR="00F91442" w:rsidRDefault="00F91442" w:rsidP="00F91442">
      <w:pPr>
        <w:rPr>
          <w:ins w:id="161" w:author="Johnson, Chris" w:date="2016-04-08T12:45:00Z"/>
        </w:rPr>
      </w:pPr>
    </w:p>
    <w:p w14:paraId="0F40407D" w14:textId="74C50014" w:rsidR="00F91442" w:rsidRDefault="00F91442" w:rsidP="00F91442">
      <w:pPr>
        <w:rPr>
          <w:ins w:id="162" w:author="Johnson, Chris" w:date="2016-04-08T12:45:00Z"/>
        </w:rPr>
      </w:pPr>
      <w:ins w:id="163" w:author="Johnson, Chris" w:date="2016-04-08T12:48:00Z">
        <w:r>
          <w:rPr>
            <w:noProof/>
            <w:lang w:eastAsia="en-GB"/>
          </w:rPr>
          <w:drawing>
            <wp:anchor distT="0" distB="0" distL="114300" distR="114300" simplePos="0" relativeHeight="251702272" behindDoc="0" locked="0" layoutInCell="1" allowOverlap="1" wp14:anchorId="329F42D0" wp14:editId="04FBB792">
              <wp:simplePos x="0" y="0"/>
              <wp:positionH relativeFrom="column">
                <wp:posOffset>2511112</wp:posOffset>
              </wp:positionH>
              <wp:positionV relativeFrom="paragraph">
                <wp:posOffset>6944</wp:posOffset>
              </wp:positionV>
              <wp:extent cx="4152265" cy="1647190"/>
              <wp:effectExtent l="19050" t="19050" r="19685" b="10160"/>
              <wp:wrapSquare wrapText="bothSides"/>
              <wp:docPr id="83" name="Picture 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52265" cy="164719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164" w:author="Johnson, Chris" w:date="2016-04-08T12:45:00Z">
        <w:r>
          <w:t>Parameters</w:t>
        </w:r>
      </w:ins>
    </w:p>
    <w:p w14:paraId="2EF6C597" w14:textId="05FCA8D7" w:rsidR="00F91442" w:rsidRDefault="00F91442" w:rsidP="00F91442">
      <w:pPr>
        <w:rPr>
          <w:ins w:id="165" w:author="Johnson, Chris" w:date="2016-04-08T12:45:00Z"/>
        </w:rPr>
      </w:pPr>
      <w:ins w:id="166" w:author="Johnson, Chris" w:date="2016-04-08T12:45:00Z">
        <w:r>
          <w:t>These are filters picked before running the report</w:t>
        </w:r>
      </w:ins>
    </w:p>
    <w:p w14:paraId="4C0704F3" w14:textId="3867E702" w:rsidR="00F91442" w:rsidRDefault="00F91442" w:rsidP="00F91442">
      <w:pPr>
        <w:pStyle w:val="ListParagraph"/>
        <w:numPr>
          <w:ilvl w:val="0"/>
          <w:numId w:val="1"/>
        </w:numPr>
        <w:rPr>
          <w:ins w:id="167" w:author="Johnson, Chris" w:date="2016-04-08T12:45:00Z"/>
        </w:rPr>
      </w:pPr>
      <w:ins w:id="168" w:author="Johnson, Chris" w:date="2016-04-08T12:45:00Z">
        <w:r>
          <w:t>Company</w:t>
        </w:r>
      </w:ins>
    </w:p>
    <w:p w14:paraId="4455C8FA" w14:textId="77777777" w:rsidR="00F91442" w:rsidRDefault="00F91442" w:rsidP="00F91442">
      <w:pPr>
        <w:pStyle w:val="ListParagraph"/>
        <w:numPr>
          <w:ilvl w:val="1"/>
          <w:numId w:val="1"/>
        </w:numPr>
        <w:rPr>
          <w:ins w:id="169" w:author="Johnson, Chris" w:date="2016-04-08T12:45:00Z"/>
        </w:rPr>
      </w:pPr>
      <w:ins w:id="170" w:author="Johnson, Chris" w:date="2016-04-08T12:45:00Z">
        <w:r>
          <w:t>The Syspro company ID to run against (PBL = 10)</w:t>
        </w:r>
      </w:ins>
    </w:p>
    <w:p w14:paraId="78323EB9" w14:textId="77777777" w:rsidR="00F91442" w:rsidRDefault="00F91442" w:rsidP="00F91442">
      <w:pPr>
        <w:rPr>
          <w:ins w:id="171" w:author="Johnson, Chris" w:date="2016-04-08T12:45:00Z"/>
        </w:rPr>
      </w:pPr>
    </w:p>
    <w:p w14:paraId="3A9D45EE" w14:textId="77777777" w:rsidR="00F91442" w:rsidRDefault="00F91442" w:rsidP="00F91442">
      <w:pPr>
        <w:rPr>
          <w:ins w:id="172" w:author="Johnson, Chris" w:date="2016-04-08T12:45:00Z"/>
        </w:rPr>
      </w:pPr>
      <w:ins w:id="173" w:author="Johnson, Chris" w:date="2016-04-08T12:45:00Z">
        <w:r>
          <w:t>Final Report</w:t>
        </w:r>
      </w:ins>
    </w:p>
    <w:p w14:paraId="3E9085B7" w14:textId="28E91984" w:rsidR="00F91442" w:rsidRDefault="00F91442" w:rsidP="00F91442">
      <w:pPr>
        <w:rPr>
          <w:ins w:id="174" w:author="Johnson, Chris" w:date="2016-04-08T12:45:00Z"/>
        </w:rPr>
      </w:pPr>
      <w:ins w:id="175" w:author="Johnson, Chris" w:date="2016-04-08T12:48:00Z">
        <w:r>
          <w:rPr>
            <w:noProof/>
            <w:lang w:eastAsia="en-GB"/>
          </w:rPr>
          <w:drawing>
            <wp:inline distT="0" distB="0" distL="0" distR="0" wp14:anchorId="1184A569" wp14:editId="52638F32">
              <wp:extent cx="6645910" cy="1313180"/>
              <wp:effectExtent l="19050" t="19050" r="21590" b="20320"/>
              <wp:docPr id="84" name="Picture 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131318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4966978B" w14:textId="77777777" w:rsidR="00F91442" w:rsidRDefault="00F91442" w:rsidP="00F91442">
      <w:pPr>
        <w:rPr>
          <w:ins w:id="176" w:author="Johnson, Chris" w:date="2016-04-08T12:45:00Z"/>
        </w:rPr>
      </w:pPr>
      <w:ins w:id="177" w:author="Johnson, Chris" w:date="2016-04-08T12:45:00Z">
        <w:r>
          <w:br w:type="page"/>
        </w:r>
      </w:ins>
    </w:p>
    <w:p w14:paraId="313ED42D" w14:textId="77777777" w:rsidR="00041215" w:rsidRDefault="00041215" w:rsidP="00BA7CB5">
      <w:pPr>
        <w:pStyle w:val="Heading2"/>
      </w:pPr>
      <w:bookmarkStart w:id="178" w:name="_Toc447883394"/>
      <w:r>
        <w:lastRenderedPageBreak/>
        <w:t>Requisition users</w:t>
      </w:r>
      <w:bookmarkEnd w:id="17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70FB1E96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25E93F2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15E7D57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Syspro Users &amp; their requisition approval limits</w:t>
            </w:r>
          </w:p>
        </w:tc>
      </w:tr>
      <w:tr w:rsidR="00A521B3" w:rsidRPr="00041215" w14:paraId="565ACD8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CD1523B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54C9772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A521B3" w:rsidRPr="00041215" w14:paraId="44A6BFDE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8C6B9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A088A19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69A7EF97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C1B78DF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4F8D8F4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6A9F63B9" w14:textId="77777777" w:rsidR="00A521B3" w:rsidRDefault="00A521B3" w:rsidP="00A521B3"/>
    <w:p w14:paraId="7FC1914F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1008" behindDoc="0" locked="0" layoutInCell="1" allowOverlap="1" wp14:anchorId="33209050" wp14:editId="034D1453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295140" cy="1518379"/>
            <wp:effectExtent l="19050" t="19050" r="10160" b="2476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5183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3FF0937D" w14:textId="77777777" w:rsidR="00750D08" w:rsidRDefault="00750D08" w:rsidP="00750D08">
      <w:r>
        <w:t>These are filters picked before running the report</w:t>
      </w:r>
    </w:p>
    <w:p w14:paraId="0B56EBC5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09F9160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498DB2E" w14:textId="77777777" w:rsidR="00041215" w:rsidRDefault="00041215" w:rsidP="00041215"/>
    <w:p w14:paraId="171D3C3F" w14:textId="77777777" w:rsidR="008F1EFB" w:rsidRDefault="008F1EFB" w:rsidP="00041215">
      <w:r>
        <w:t>Final Report</w:t>
      </w:r>
    </w:p>
    <w:p w14:paraId="579CE9C5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3F115DAA" wp14:editId="18430E5E">
            <wp:extent cx="6645910" cy="2547620"/>
            <wp:effectExtent l="19050" t="19050" r="21590" b="241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76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C0FCD7" w14:textId="77777777" w:rsidR="006E2D06" w:rsidRDefault="006E2D06">
      <w:r>
        <w:br w:type="page"/>
      </w:r>
    </w:p>
    <w:p w14:paraId="3BB08884" w14:textId="77777777" w:rsidR="00041215" w:rsidRPr="00E46EE0" w:rsidRDefault="00041215" w:rsidP="00BA7CB5">
      <w:pPr>
        <w:pStyle w:val="Heading1"/>
      </w:pPr>
      <w:bookmarkStart w:id="179" w:name="_Toc447883395"/>
      <w:r w:rsidRPr="00E46EE0">
        <w:lastRenderedPageBreak/>
        <w:t>Folder – System Sales Orders</w:t>
      </w:r>
      <w:bookmarkEnd w:id="179"/>
    </w:p>
    <w:p w14:paraId="7E720392" w14:textId="77777777" w:rsidR="00041215" w:rsidRDefault="00041215" w:rsidP="00BA7CB5">
      <w:pPr>
        <w:pStyle w:val="Heading2"/>
      </w:pPr>
      <w:bookmarkStart w:id="180" w:name="_Toc447883396"/>
      <w:r>
        <w:t>Sales Orders Status</w:t>
      </w:r>
      <w:bookmarkEnd w:id="18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6AA3E3AE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6FFED26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339C769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Orders</w:t>
            </w:r>
          </w:p>
        </w:tc>
      </w:tr>
      <w:tr w:rsidR="00A521B3" w:rsidRPr="00041215" w14:paraId="2994C7D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C627091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578522CC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Liz Collins/Shrinal </w:t>
            </w:r>
            <w:proofErr w:type="spellStart"/>
            <w:r>
              <w:t>Imamdar</w:t>
            </w:r>
            <w:proofErr w:type="spellEnd"/>
          </w:p>
        </w:tc>
      </w:tr>
      <w:tr w:rsidR="00A521B3" w:rsidRPr="00041215" w14:paraId="3E77C66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BC2A9B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5F5B6F0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1C7590D7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403B750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6D9C33A1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Sales/Finance</w:t>
            </w:r>
          </w:p>
        </w:tc>
      </w:tr>
    </w:tbl>
    <w:p w14:paraId="65424A91" w14:textId="77777777" w:rsidR="00A521B3" w:rsidRDefault="00A521B3" w:rsidP="00A521B3"/>
    <w:p w14:paraId="3B337AF0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2032" behindDoc="0" locked="0" layoutInCell="1" allowOverlap="1" wp14:anchorId="5F8ADAD4" wp14:editId="6CF9D712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295140" cy="3066022"/>
            <wp:effectExtent l="19050" t="19050" r="10160" b="203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0660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1000FFF" w14:textId="77777777" w:rsidR="00750D08" w:rsidRDefault="00750D08" w:rsidP="00750D08">
      <w:r>
        <w:t>These are filters picked before running the report</w:t>
      </w:r>
    </w:p>
    <w:p w14:paraId="3A72761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5428282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398CF3C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Status</w:t>
      </w:r>
    </w:p>
    <w:p w14:paraId="385308B0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Choose Sales Order Status</w:t>
      </w:r>
    </w:p>
    <w:p w14:paraId="6481243F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Ship from</w:t>
      </w:r>
    </w:p>
    <w:p w14:paraId="49587CB2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ship date period</w:t>
      </w:r>
    </w:p>
    <w:p w14:paraId="62B4A383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Ship to</w:t>
      </w:r>
    </w:p>
    <w:p w14:paraId="46F1B32E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ship date period</w:t>
      </w:r>
    </w:p>
    <w:p w14:paraId="4173B657" w14:textId="77777777" w:rsidR="00041215" w:rsidRDefault="00041215" w:rsidP="00041215"/>
    <w:p w14:paraId="0F26FE27" w14:textId="77777777" w:rsidR="008F1EFB" w:rsidRDefault="008F1EFB" w:rsidP="00041215">
      <w:r>
        <w:t>Final Report</w:t>
      </w:r>
    </w:p>
    <w:p w14:paraId="65F0C9C6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7BCC87F" wp14:editId="30648CD3">
            <wp:extent cx="6645910" cy="1331595"/>
            <wp:effectExtent l="19050" t="19050" r="21590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1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79A631" w14:textId="77777777" w:rsidR="006E2D06" w:rsidRDefault="006E2D06">
      <w:r>
        <w:br w:type="page"/>
      </w:r>
    </w:p>
    <w:p w14:paraId="12E989E8" w14:textId="77777777" w:rsidR="00041215" w:rsidRDefault="00041215" w:rsidP="00BA7CB5">
      <w:pPr>
        <w:pStyle w:val="Heading2"/>
      </w:pPr>
      <w:bookmarkStart w:id="181" w:name="_Toc447883397"/>
      <w:r>
        <w:lastRenderedPageBreak/>
        <w:t xml:space="preserve">Sales </w:t>
      </w:r>
      <w:r w:rsidR="00A521B3">
        <w:t>by</w:t>
      </w:r>
      <w:r>
        <w:t xml:space="preserve"> Job</w:t>
      </w:r>
      <w:bookmarkEnd w:id="18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4877C595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45C568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57083AA" w14:textId="77777777" w:rsidR="00A521B3" w:rsidRPr="00041215" w:rsidRDefault="00415017" w:rsidP="004150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Sales that are related to a manufacturing jobs</w:t>
            </w:r>
          </w:p>
        </w:tc>
      </w:tr>
      <w:tr w:rsidR="00A521B3" w:rsidRPr="00041215" w14:paraId="1AA4946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E3C124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D755E03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Shrinal </w:t>
            </w:r>
            <w:proofErr w:type="spellStart"/>
            <w:r>
              <w:t>Imamdar</w:t>
            </w:r>
            <w:proofErr w:type="spellEnd"/>
          </w:p>
        </w:tc>
      </w:tr>
      <w:tr w:rsidR="00A521B3" w:rsidRPr="00041215" w14:paraId="562448AA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DECC7A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C57249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Jan 2016</w:t>
            </w:r>
          </w:p>
        </w:tc>
      </w:tr>
      <w:tr w:rsidR="00A521B3" w:rsidRPr="00041215" w14:paraId="3AF1AC58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049359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F95A542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Sales</w:t>
            </w:r>
          </w:p>
        </w:tc>
      </w:tr>
    </w:tbl>
    <w:p w14:paraId="646D7DDD" w14:textId="77777777" w:rsidR="00A521B3" w:rsidRDefault="00A521B3" w:rsidP="00A521B3"/>
    <w:p w14:paraId="57827594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1C7B4895" wp14:editId="409C2C02">
            <wp:simplePos x="0" y="0"/>
            <wp:positionH relativeFrom="margin">
              <wp:align>right</wp:align>
            </wp:positionH>
            <wp:positionV relativeFrom="paragraph">
              <wp:posOffset>29762</wp:posOffset>
            </wp:positionV>
            <wp:extent cx="4306186" cy="3920401"/>
            <wp:effectExtent l="19050" t="19050" r="18415" b="2349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186" cy="39204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42E596FE" w14:textId="77777777" w:rsidR="00750D08" w:rsidRDefault="00750D08" w:rsidP="00750D08">
      <w:r>
        <w:t>These are filters picked before running the report</w:t>
      </w:r>
    </w:p>
    <w:p w14:paraId="7CDE5B25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95BA89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4C5F25A2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 from</w:t>
      </w:r>
    </w:p>
    <w:p w14:paraId="79339908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Start of transaction date period</w:t>
      </w:r>
    </w:p>
    <w:p w14:paraId="4B82B84C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 to</w:t>
      </w:r>
    </w:p>
    <w:p w14:paraId="70E52721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End of transaction date period</w:t>
      </w:r>
    </w:p>
    <w:p w14:paraId="221B0FEE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14:paraId="033EE984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Syspro Job to review</w:t>
      </w:r>
    </w:p>
    <w:p w14:paraId="1F912E71" w14:textId="77777777" w:rsidR="00415017" w:rsidRDefault="00415017" w:rsidP="00415017"/>
    <w:p w14:paraId="1FAF7574" w14:textId="77777777" w:rsidR="00415017" w:rsidRDefault="00415017" w:rsidP="00415017"/>
    <w:p w14:paraId="2939A9CD" w14:textId="77777777" w:rsidR="00041215" w:rsidRDefault="00041215" w:rsidP="00041215"/>
    <w:p w14:paraId="2433DBF7" w14:textId="77777777" w:rsidR="008F1EFB" w:rsidRDefault="008F1EFB" w:rsidP="00041215">
      <w:r>
        <w:t>Final Report</w:t>
      </w:r>
    </w:p>
    <w:p w14:paraId="748A58EF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42512530" wp14:editId="3E0C81D2">
            <wp:extent cx="6645910" cy="2681605"/>
            <wp:effectExtent l="19050" t="19050" r="21590" b="234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82D097" w14:textId="77777777" w:rsidR="006E2D06" w:rsidRDefault="006E2D06">
      <w:r>
        <w:br w:type="page"/>
      </w:r>
    </w:p>
    <w:p w14:paraId="07893628" w14:textId="77777777" w:rsidR="00041215" w:rsidRDefault="00041215" w:rsidP="00BA7CB5">
      <w:pPr>
        <w:pStyle w:val="Heading2"/>
      </w:pPr>
      <w:bookmarkStart w:id="182" w:name="_Toc447883398"/>
      <w:r>
        <w:lastRenderedPageBreak/>
        <w:t>Sales Order KPI</w:t>
      </w:r>
      <w:bookmarkEnd w:id="18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1C17A093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5EF556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39AC2516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whether production have met the agreed date in Sales</w:t>
            </w:r>
          </w:p>
        </w:tc>
      </w:tr>
      <w:tr w:rsidR="00A521B3" w:rsidRPr="00041215" w14:paraId="4AC9501F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177EA3D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06200E7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14:paraId="30084E4C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138391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FAB0C6C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Feb 2016</w:t>
            </w:r>
          </w:p>
        </w:tc>
      </w:tr>
      <w:tr w:rsidR="00A521B3" w:rsidRPr="00041215" w14:paraId="1D57CF55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B082E4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39A3109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4CB9B809" w14:textId="77777777" w:rsidR="00A521B3" w:rsidRDefault="00A521B3" w:rsidP="00A521B3"/>
    <w:p w14:paraId="0BD6080A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4080" behindDoc="0" locked="0" layoutInCell="1" allowOverlap="1" wp14:anchorId="00DD37E6" wp14:editId="41B62787">
            <wp:simplePos x="0" y="0"/>
            <wp:positionH relativeFrom="margin">
              <wp:align>right</wp:align>
            </wp:positionH>
            <wp:positionV relativeFrom="margin">
              <wp:posOffset>1241029</wp:posOffset>
            </wp:positionV>
            <wp:extent cx="4280496" cy="3051545"/>
            <wp:effectExtent l="19050" t="19050" r="25400" b="1587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496" cy="3051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21B3">
        <w:t>Parameters</w:t>
      </w:r>
    </w:p>
    <w:p w14:paraId="2CFF2826" w14:textId="77777777" w:rsidR="00750D08" w:rsidRDefault="00750D08" w:rsidP="00750D08">
      <w:r>
        <w:t>These are filters picked before running the report</w:t>
      </w:r>
    </w:p>
    <w:p w14:paraId="53B3FC5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AE47AD6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A49266D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Year</w:t>
      </w:r>
    </w:p>
    <w:p w14:paraId="135416C4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Year to review</w:t>
      </w:r>
    </w:p>
    <w:p w14:paraId="1BFA17A6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Quarter</w:t>
      </w:r>
    </w:p>
    <w:p w14:paraId="646A08DB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Quarter to review</w:t>
      </w:r>
    </w:p>
    <w:p w14:paraId="52E29352" w14:textId="77777777" w:rsidR="00415017" w:rsidRDefault="00415017" w:rsidP="00415017"/>
    <w:p w14:paraId="593AA1DB" w14:textId="77777777" w:rsidR="00415017" w:rsidRDefault="00415017" w:rsidP="00415017"/>
    <w:p w14:paraId="39602C12" w14:textId="77777777" w:rsidR="00041215" w:rsidRDefault="00041215" w:rsidP="00041215"/>
    <w:p w14:paraId="39877C64" w14:textId="77777777" w:rsidR="008F1EFB" w:rsidRDefault="008F1EFB" w:rsidP="00041215">
      <w:r>
        <w:t>Final Report</w:t>
      </w:r>
    </w:p>
    <w:p w14:paraId="1DBBD79B" w14:textId="77777777" w:rsidR="006E2D06" w:rsidRDefault="008F1EFB" w:rsidP="00041215">
      <w:r>
        <w:rPr>
          <w:noProof/>
          <w:lang w:eastAsia="en-GB"/>
        </w:rPr>
        <w:drawing>
          <wp:inline distT="0" distB="0" distL="0" distR="0" wp14:anchorId="04174FFF" wp14:editId="0D64A270">
            <wp:extent cx="6645910" cy="2055495"/>
            <wp:effectExtent l="19050" t="19050" r="21590" b="209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54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4B0F87" w14:textId="77777777" w:rsidR="006E2D06" w:rsidRDefault="006E2D06">
      <w:r>
        <w:br w:type="page"/>
      </w:r>
    </w:p>
    <w:p w14:paraId="3C9F8D0D" w14:textId="77777777" w:rsidR="00041215" w:rsidRPr="00E46EE0" w:rsidRDefault="00041215" w:rsidP="00BA7CB5">
      <w:pPr>
        <w:pStyle w:val="Heading1"/>
      </w:pPr>
      <w:bookmarkStart w:id="183" w:name="_Toc447883399"/>
      <w:r w:rsidRPr="00E46EE0">
        <w:lastRenderedPageBreak/>
        <w:t>Folder – System WIP</w:t>
      </w:r>
      <w:bookmarkEnd w:id="183"/>
    </w:p>
    <w:p w14:paraId="4FF311D9" w14:textId="77777777" w:rsidR="00041215" w:rsidRDefault="00041215" w:rsidP="00BA7CB5">
      <w:pPr>
        <w:pStyle w:val="Heading2"/>
      </w:pPr>
      <w:bookmarkStart w:id="184" w:name="_Toc447883400"/>
      <w:r>
        <w:t>Job</w:t>
      </w:r>
      <w:r w:rsidR="00A521B3">
        <w:t xml:space="preserve"> </w:t>
      </w:r>
      <w:r>
        <w:t>Lot</w:t>
      </w:r>
      <w:r w:rsidR="00A521B3">
        <w:t xml:space="preserve"> </w:t>
      </w:r>
      <w:r>
        <w:t>Output</w:t>
      </w:r>
      <w:bookmarkEnd w:id="18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521B3" w:rsidRPr="00041215" w14:paraId="34D838AB" w14:textId="77777777" w:rsidTr="00BF1F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B00A1C7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224B1102" w14:textId="77777777" w:rsidR="00A521B3" w:rsidRPr="00041215" w:rsidRDefault="00415017" w:rsidP="00BF1F9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Details of lots created from job and where they have been used</w:t>
            </w:r>
          </w:p>
        </w:tc>
      </w:tr>
      <w:tr w:rsidR="00A521B3" w:rsidRPr="00041215" w14:paraId="6C2EACA3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602C1C6" w14:textId="77777777" w:rsidR="00A521B3" w:rsidRPr="00041215" w:rsidRDefault="00A521B3" w:rsidP="00BF1F9C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12D0B7FA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Ross Moore</w:t>
            </w:r>
          </w:p>
        </w:tc>
      </w:tr>
      <w:tr w:rsidR="00A521B3" w:rsidRPr="00041215" w14:paraId="751489F4" w14:textId="77777777" w:rsidTr="00BF1F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5A1D99B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D25FAD5" w14:textId="77777777" w:rsidR="00A521B3" w:rsidRPr="00041215" w:rsidRDefault="00415017" w:rsidP="00BF1F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Nov 2015</w:t>
            </w:r>
          </w:p>
        </w:tc>
      </w:tr>
      <w:tr w:rsidR="00A521B3" w:rsidRPr="00041215" w14:paraId="311F5BAD" w14:textId="77777777" w:rsidTr="00BF1F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FD47E8" w14:textId="77777777" w:rsidR="00A521B3" w:rsidRPr="00041215" w:rsidRDefault="00A521B3" w:rsidP="00BF1F9C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2BC6946" w14:textId="77777777" w:rsidR="00A521B3" w:rsidRPr="00041215" w:rsidRDefault="00415017" w:rsidP="00BF1F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1B0CCCFF" w14:textId="77777777" w:rsidR="00A521B3" w:rsidRDefault="00A521B3" w:rsidP="00A521B3"/>
    <w:p w14:paraId="5521219C" w14:textId="77777777" w:rsidR="00A521B3" w:rsidRDefault="00750D08" w:rsidP="00A521B3">
      <w:r>
        <w:rPr>
          <w:noProof/>
          <w:lang w:eastAsia="en-GB"/>
        </w:rPr>
        <w:drawing>
          <wp:anchor distT="0" distB="0" distL="114300" distR="114300" simplePos="0" relativeHeight="251695104" behindDoc="0" locked="0" layoutInCell="1" allowOverlap="1" wp14:anchorId="68B84A06" wp14:editId="00FCAFE2">
            <wp:simplePos x="0" y="0"/>
            <wp:positionH relativeFrom="margin">
              <wp:align>right</wp:align>
            </wp:positionH>
            <wp:positionV relativeFrom="paragraph">
              <wp:posOffset>33573</wp:posOffset>
            </wp:positionV>
            <wp:extent cx="4369982" cy="2828260"/>
            <wp:effectExtent l="19050" t="19050" r="12065" b="1079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82" cy="2828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1B3">
        <w:t>Parameters</w:t>
      </w:r>
    </w:p>
    <w:p w14:paraId="731348BE" w14:textId="77777777" w:rsidR="00750D08" w:rsidRDefault="00750D08" w:rsidP="00750D08">
      <w:r>
        <w:t>These are filters picked before running the report</w:t>
      </w:r>
    </w:p>
    <w:p w14:paraId="45DA9084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CE6FC94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474B7CB" w14:textId="77777777" w:rsidR="00415017" w:rsidRDefault="00415017" w:rsidP="00415017">
      <w:pPr>
        <w:pStyle w:val="ListParagraph"/>
        <w:numPr>
          <w:ilvl w:val="0"/>
          <w:numId w:val="1"/>
        </w:numPr>
      </w:pPr>
      <w:r>
        <w:t>Batch</w:t>
      </w:r>
    </w:p>
    <w:p w14:paraId="3CBBD4AB" w14:textId="77777777" w:rsidR="00415017" w:rsidRDefault="00415017" w:rsidP="00415017">
      <w:pPr>
        <w:pStyle w:val="ListParagraph"/>
        <w:numPr>
          <w:ilvl w:val="1"/>
          <w:numId w:val="1"/>
        </w:numPr>
      </w:pPr>
      <w:r>
        <w:t>Syspro manufacturing job to review</w:t>
      </w:r>
    </w:p>
    <w:p w14:paraId="0CDA6995" w14:textId="77777777" w:rsidR="00415017" w:rsidRDefault="00415017" w:rsidP="00415017"/>
    <w:p w14:paraId="32113B38" w14:textId="77777777" w:rsidR="00E46EE0" w:rsidRDefault="00E46EE0" w:rsidP="00041215"/>
    <w:p w14:paraId="5A198EC3" w14:textId="77777777" w:rsidR="003E2A7F" w:rsidRDefault="003E2A7F" w:rsidP="00041215">
      <w:r>
        <w:t>Final Report</w:t>
      </w:r>
    </w:p>
    <w:p w14:paraId="2186AA41" w14:textId="77777777" w:rsidR="00BA7CB5" w:rsidRDefault="003E2A7F" w:rsidP="00041215">
      <w:r>
        <w:rPr>
          <w:noProof/>
          <w:lang w:eastAsia="en-GB"/>
        </w:rPr>
        <w:drawing>
          <wp:inline distT="0" distB="0" distL="0" distR="0" wp14:anchorId="78F4338F" wp14:editId="4B6AF993">
            <wp:extent cx="6645910" cy="2253615"/>
            <wp:effectExtent l="19050" t="19050" r="21590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3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E4A2B" w14:textId="77777777" w:rsidR="00BA7CB5" w:rsidRDefault="00BA7CB5" w:rsidP="00BA7CB5">
      <w:r>
        <w:br w:type="page"/>
      </w:r>
    </w:p>
    <w:p w14:paraId="5EB02332" w14:textId="77777777" w:rsidR="00BA7CB5" w:rsidRPr="00E46EE0" w:rsidRDefault="00BA7CB5" w:rsidP="00BA7CB5">
      <w:pPr>
        <w:pStyle w:val="Heading1"/>
      </w:pPr>
      <w:bookmarkStart w:id="185" w:name="_Toc447883401"/>
      <w:r w:rsidRPr="00E46EE0">
        <w:lastRenderedPageBreak/>
        <w:t xml:space="preserve">Folder – </w:t>
      </w:r>
      <w:r>
        <w:t>Development</w:t>
      </w:r>
      <w:bookmarkEnd w:id="185"/>
    </w:p>
    <w:p w14:paraId="26430B42" w14:textId="77777777" w:rsidR="00897F97" w:rsidRDefault="00897F97" w:rsidP="00897F97">
      <w:pPr>
        <w:pStyle w:val="Heading2"/>
        <w:rPr>
          <w:ins w:id="186" w:author="Johnson, Chris" w:date="2016-03-18T16:36:00Z"/>
        </w:rPr>
      </w:pPr>
      <w:bookmarkStart w:id="187" w:name="_Toc447883402"/>
      <w:ins w:id="188" w:author="Johnson, Chris" w:date="2016-03-18T16:36:00Z">
        <w:r>
          <w:t xml:space="preserve">Actuals Budgets </w:t>
        </w:r>
      </w:ins>
      <w:ins w:id="189" w:author="Johnson, Chris" w:date="2016-03-18T16:41:00Z">
        <w:r>
          <w:t xml:space="preserve">GL Group </w:t>
        </w:r>
      </w:ins>
      <w:ins w:id="190" w:author="Johnson, Chris" w:date="2016-03-18T16:36:00Z">
        <w:r>
          <w:t>Maps</w:t>
        </w:r>
        <w:bookmarkEnd w:id="187"/>
      </w:ins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897F97" w:rsidRPr="00041215" w14:paraId="3E20A48F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191" w:author="Johnson, Chris" w:date="2016-03-18T16:36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13B180" w14:textId="77777777" w:rsidR="00897F97" w:rsidRPr="00041215" w:rsidRDefault="00897F97" w:rsidP="00412991">
            <w:pPr>
              <w:rPr>
                <w:ins w:id="192" w:author="Johnson, Chris" w:date="2016-03-18T16:36:00Z"/>
                <w:i w:val="0"/>
              </w:rPr>
            </w:pPr>
            <w:ins w:id="193" w:author="Johnson, Chris" w:date="2016-03-18T16:36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0F8D6321" w14:textId="77777777" w:rsidR="00897F97" w:rsidRPr="00041215" w:rsidRDefault="00897F97" w:rsidP="00897F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194" w:author="Johnson, Chris" w:date="2016-03-18T16:36:00Z"/>
              </w:rPr>
            </w:pPr>
            <w:ins w:id="195" w:author="Johnson, Chris" w:date="2016-03-18T16:36:00Z">
              <w:r>
                <w:t xml:space="preserve">Review of </w:t>
              </w:r>
            </w:ins>
            <w:ins w:id="196" w:author="Johnson, Chris" w:date="2016-03-18T16:42:00Z">
              <w:r>
                <w:t>GL Group</w:t>
              </w:r>
            </w:ins>
            <w:ins w:id="197" w:author="Johnson, Chris" w:date="2016-03-18T16:36:00Z">
              <w:r>
                <w:t xml:space="preserve"> maps for use in other reports</w:t>
              </w:r>
            </w:ins>
          </w:p>
        </w:tc>
      </w:tr>
      <w:tr w:rsidR="00897F97" w:rsidRPr="00041215" w14:paraId="755417D2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198" w:author="Johnson, Chris" w:date="2016-03-18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55C4F0" w14:textId="77777777" w:rsidR="00897F97" w:rsidRPr="00041215" w:rsidRDefault="00897F97" w:rsidP="00412991">
            <w:pPr>
              <w:rPr>
                <w:ins w:id="199" w:author="Johnson, Chris" w:date="2016-03-18T16:36:00Z"/>
                <w:i w:val="0"/>
              </w:rPr>
            </w:pPr>
            <w:ins w:id="200" w:author="Johnson, Chris" w:date="2016-03-18T16:36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4670ED80" w14:textId="77777777" w:rsidR="00897F97" w:rsidRPr="00041215" w:rsidRDefault="00897F9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01" w:author="Johnson, Chris" w:date="2016-03-18T16:36:00Z"/>
              </w:rPr>
            </w:pPr>
            <w:ins w:id="202" w:author="Johnson, Chris" w:date="2016-03-18T16:36:00Z">
              <w:r>
                <w:t>Bruce Pritchard</w:t>
              </w:r>
            </w:ins>
          </w:p>
        </w:tc>
      </w:tr>
      <w:tr w:rsidR="00897F97" w:rsidRPr="00041215" w14:paraId="46B9F06B" w14:textId="77777777" w:rsidTr="00412991">
        <w:trPr>
          <w:ins w:id="203" w:author="Johnson, Chris" w:date="2016-03-18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22C8B4" w14:textId="77777777" w:rsidR="00897F97" w:rsidRPr="00041215" w:rsidRDefault="00897F97" w:rsidP="00412991">
            <w:pPr>
              <w:rPr>
                <w:ins w:id="204" w:author="Johnson, Chris" w:date="2016-03-18T16:36:00Z"/>
                <w:i w:val="0"/>
              </w:rPr>
            </w:pPr>
            <w:ins w:id="205" w:author="Johnson, Chris" w:date="2016-03-18T16:36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6F7A6D24" w14:textId="77777777" w:rsidR="00897F97" w:rsidRPr="00041215" w:rsidRDefault="00897F9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6" w:author="Johnson, Chris" w:date="2016-03-18T16:36:00Z"/>
              </w:rPr>
            </w:pPr>
            <w:ins w:id="207" w:author="Johnson, Chris" w:date="2016-03-18T16:36:00Z">
              <w:r>
                <w:t>N/A</w:t>
              </w:r>
            </w:ins>
          </w:p>
        </w:tc>
      </w:tr>
      <w:tr w:rsidR="00897F97" w:rsidRPr="00041215" w14:paraId="76365146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08" w:author="Johnson, Chris" w:date="2016-03-18T16:36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64919E7" w14:textId="77777777" w:rsidR="00897F97" w:rsidRPr="00041215" w:rsidRDefault="00897F97" w:rsidP="00412991">
            <w:pPr>
              <w:rPr>
                <w:ins w:id="209" w:author="Johnson, Chris" w:date="2016-03-18T16:36:00Z"/>
                <w:i w:val="0"/>
              </w:rPr>
            </w:pPr>
            <w:ins w:id="210" w:author="Johnson, Chris" w:date="2016-03-18T16:36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1D739560" w14:textId="77777777" w:rsidR="00897F97" w:rsidRPr="00041215" w:rsidRDefault="00897F9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11" w:author="Johnson, Chris" w:date="2016-03-18T16:36:00Z"/>
              </w:rPr>
            </w:pPr>
            <w:ins w:id="212" w:author="Johnson, Chris" w:date="2016-03-18T16:36:00Z">
              <w:r>
                <w:t>N/A</w:t>
              </w:r>
            </w:ins>
          </w:p>
        </w:tc>
      </w:tr>
    </w:tbl>
    <w:p w14:paraId="1CD8DC9F" w14:textId="77777777" w:rsidR="00897F97" w:rsidRDefault="00897F97" w:rsidP="00897F97">
      <w:pPr>
        <w:rPr>
          <w:ins w:id="213" w:author="Johnson, Chris" w:date="2016-03-18T16:36:00Z"/>
        </w:rPr>
      </w:pPr>
    </w:p>
    <w:p w14:paraId="469492B5" w14:textId="77777777" w:rsidR="00897F97" w:rsidRDefault="00897F97" w:rsidP="00897F97">
      <w:pPr>
        <w:rPr>
          <w:ins w:id="214" w:author="Johnson, Chris" w:date="2016-03-18T16:36:00Z"/>
        </w:rPr>
      </w:pPr>
      <w:ins w:id="215" w:author="Johnson, Chris" w:date="2016-03-18T16:42:00Z">
        <w:r>
          <w:rPr>
            <w:noProof/>
            <w:lang w:eastAsia="en-GB"/>
          </w:rPr>
          <w:drawing>
            <wp:anchor distT="0" distB="0" distL="114300" distR="114300" simplePos="0" relativeHeight="251696128" behindDoc="0" locked="0" layoutInCell="1" allowOverlap="1" wp14:anchorId="61F54EBF" wp14:editId="1ADAE721">
              <wp:simplePos x="0" y="0"/>
              <wp:positionH relativeFrom="margin">
                <wp:align>right</wp:align>
              </wp:positionH>
              <wp:positionV relativeFrom="paragraph">
                <wp:posOffset>10795</wp:posOffset>
              </wp:positionV>
              <wp:extent cx="3836670" cy="2530475"/>
              <wp:effectExtent l="0" t="0" r="0" b="3175"/>
              <wp:wrapSquare wrapText="bothSides"/>
              <wp:docPr id="60" name="Picture 60" descr="C:\Users\cjohnson\AppData\Local\Temp\SNAGHTML1630fa42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descr="C:\Users\cjohnson\AppData\Local\Temp\SNAGHTML1630fa42.PNG"/>
                      <pic:cNvPicPr>
                        <a:picLocks noChangeAspect="1" noChangeArrowheads="1"/>
                      </pic:cNvPicPr>
                    </pic:nvPicPr>
                    <pic:blipFill>
                      <a:blip r:embed="rId4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36670" cy="25304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216" w:author="Johnson, Chris" w:date="2016-03-18T16:36:00Z">
        <w:r>
          <w:t>Parameters</w:t>
        </w:r>
      </w:ins>
      <w:ins w:id="217" w:author="Johnson, Chris" w:date="2016-03-18T16:42:00Z">
        <w:r w:rsidRPr="00897F97">
          <w:t xml:space="preserve"> </w:t>
        </w:r>
      </w:ins>
    </w:p>
    <w:p w14:paraId="4CCD0684" w14:textId="77777777" w:rsidR="00897F97" w:rsidRDefault="00897F97" w:rsidP="00897F97">
      <w:pPr>
        <w:rPr>
          <w:ins w:id="218" w:author="Johnson, Chris" w:date="2016-03-18T16:36:00Z"/>
        </w:rPr>
      </w:pPr>
      <w:ins w:id="219" w:author="Johnson, Chris" w:date="2016-03-18T16:36:00Z">
        <w:r>
          <w:t>These are filters picked before running the report</w:t>
        </w:r>
      </w:ins>
    </w:p>
    <w:p w14:paraId="707FCAD8" w14:textId="77777777" w:rsidR="00897F97" w:rsidRDefault="00897F97" w:rsidP="00897F97">
      <w:pPr>
        <w:pStyle w:val="ListParagraph"/>
        <w:numPr>
          <w:ilvl w:val="0"/>
          <w:numId w:val="1"/>
        </w:numPr>
        <w:rPr>
          <w:ins w:id="220" w:author="Johnson, Chris" w:date="2016-03-18T16:36:00Z"/>
        </w:rPr>
      </w:pPr>
      <w:ins w:id="221" w:author="Johnson, Chris" w:date="2016-03-18T16:36:00Z">
        <w:r>
          <w:t>Company</w:t>
        </w:r>
      </w:ins>
    </w:p>
    <w:p w14:paraId="7195B8F3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222" w:author="Johnson, Chris" w:date="2016-03-18T16:36:00Z"/>
        </w:rPr>
      </w:pPr>
      <w:ins w:id="223" w:author="Johnson, Chris" w:date="2016-03-18T16:36:00Z">
        <w:r>
          <w:t>The Syspro company ID to run against (PBL = 10)</w:t>
        </w:r>
      </w:ins>
    </w:p>
    <w:p w14:paraId="17E5457B" w14:textId="77777777" w:rsidR="00897F97" w:rsidRDefault="00897F97" w:rsidP="00897F97">
      <w:pPr>
        <w:pStyle w:val="ListParagraph"/>
        <w:numPr>
          <w:ilvl w:val="0"/>
          <w:numId w:val="1"/>
        </w:numPr>
        <w:rPr>
          <w:ins w:id="224" w:author="Johnson, Chris" w:date="2016-03-18T16:36:00Z"/>
        </w:rPr>
      </w:pPr>
      <w:ins w:id="225" w:author="Johnson, Chris" w:date="2016-03-18T16:36:00Z">
        <w:r>
          <w:t>Status</w:t>
        </w:r>
      </w:ins>
    </w:p>
    <w:p w14:paraId="51A73542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226" w:author="Johnson, Chris" w:date="2016-03-18T16:36:00Z"/>
        </w:rPr>
      </w:pPr>
      <w:ins w:id="227" w:author="Johnson, Chris" w:date="2016-03-18T16:36:00Z">
        <w:r>
          <w:t>Available – group has a mapping entered</w:t>
        </w:r>
      </w:ins>
    </w:p>
    <w:p w14:paraId="16B2F9F3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228" w:author="Johnson, Chris" w:date="2016-03-18T16:36:00Z"/>
        </w:rPr>
      </w:pPr>
      <w:ins w:id="229" w:author="Johnson, Chris" w:date="2016-03-18T16:36:00Z">
        <w:r>
          <w:t>Blank – group has a mapping that is blank, meaning it will not appear in reports</w:t>
        </w:r>
      </w:ins>
    </w:p>
    <w:p w14:paraId="6B2B9200" w14:textId="77777777" w:rsidR="00897F97" w:rsidRDefault="00897F97" w:rsidP="00897F97">
      <w:pPr>
        <w:pStyle w:val="ListParagraph"/>
        <w:numPr>
          <w:ilvl w:val="1"/>
          <w:numId w:val="1"/>
        </w:numPr>
        <w:rPr>
          <w:ins w:id="230" w:author="Johnson, Chris" w:date="2016-03-18T16:36:00Z"/>
        </w:rPr>
      </w:pPr>
      <w:ins w:id="231" w:author="Johnson, Chris" w:date="2016-03-18T16:36:00Z">
        <w:r>
          <w:t>Missing – group does not have a map</w:t>
        </w:r>
      </w:ins>
    </w:p>
    <w:p w14:paraId="018D0915" w14:textId="77777777" w:rsidR="00897F97" w:rsidRDefault="00897F97" w:rsidP="00897F97">
      <w:pPr>
        <w:rPr>
          <w:ins w:id="232" w:author="Johnson, Chris" w:date="2016-03-18T16:36:00Z"/>
        </w:rPr>
      </w:pPr>
    </w:p>
    <w:p w14:paraId="1AA22081" w14:textId="77777777" w:rsidR="00897F97" w:rsidRDefault="00897F97" w:rsidP="00897F97">
      <w:pPr>
        <w:rPr>
          <w:ins w:id="233" w:author="Johnson, Chris" w:date="2016-03-18T16:36:00Z"/>
        </w:rPr>
      </w:pPr>
      <w:ins w:id="234" w:author="Johnson, Chris" w:date="2016-03-18T16:36:00Z">
        <w:r>
          <w:t>Final Report</w:t>
        </w:r>
      </w:ins>
    </w:p>
    <w:p w14:paraId="58C5BF58" w14:textId="77777777" w:rsidR="009004E7" w:rsidRDefault="009004E7" w:rsidP="00897F97">
      <w:pPr>
        <w:rPr>
          <w:ins w:id="235" w:author="Johnson, Chris" w:date="2016-03-18T16:45:00Z"/>
        </w:rPr>
      </w:pPr>
      <w:ins w:id="236" w:author="Johnson, Chris" w:date="2016-03-18T16:45:00Z">
        <w:r>
          <w:rPr>
            <w:noProof/>
            <w:lang w:eastAsia="en-GB"/>
          </w:rPr>
          <w:drawing>
            <wp:inline distT="0" distB="0" distL="0" distR="0" wp14:anchorId="5AE1AC7C" wp14:editId="1EA30689">
              <wp:extent cx="6645910" cy="2221230"/>
              <wp:effectExtent l="0" t="0" r="2540" b="7620"/>
              <wp:docPr id="69" name="Picture 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222123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4A6714" w14:textId="77777777" w:rsidR="009004E7" w:rsidRDefault="009004E7" w:rsidP="009004E7">
      <w:pPr>
        <w:rPr>
          <w:ins w:id="237" w:author="Johnson, Chris" w:date="2016-03-18T16:45:00Z"/>
        </w:rPr>
      </w:pPr>
      <w:ins w:id="238" w:author="Johnson, Chris" w:date="2016-03-18T16:45:00Z">
        <w:r>
          <w:br w:type="page"/>
        </w:r>
      </w:ins>
    </w:p>
    <w:p w14:paraId="02612CCE" w14:textId="77777777" w:rsidR="004F6BE5" w:rsidRDefault="00BA7CB5" w:rsidP="004F6BE5">
      <w:pPr>
        <w:pStyle w:val="Heading2"/>
      </w:pPr>
      <w:bookmarkStart w:id="239" w:name="_Toc447883403"/>
      <w:r>
        <w:lastRenderedPageBreak/>
        <w:t>Actuals Budgets Report Index Maps</w:t>
      </w:r>
      <w:bookmarkEnd w:id="239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43D45012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50099B3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3155114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Review of Report Index 2 maps for use in other reports</w:t>
            </w:r>
          </w:p>
        </w:tc>
      </w:tr>
      <w:tr w:rsidR="004F6BE5" w:rsidRPr="00041215" w14:paraId="42FE5D18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109A48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EFB8A8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14:paraId="14990F52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3464BE5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2ADA526E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5A6515FF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ED699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4F8DDE4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7309AAE1" w14:textId="77777777" w:rsidR="004F6BE5" w:rsidRDefault="004F6BE5" w:rsidP="004F6BE5"/>
    <w:p w14:paraId="54ED725F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6F3E886A" wp14:editId="4D0431C2">
            <wp:simplePos x="0" y="0"/>
            <wp:positionH relativeFrom="margin">
              <wp:align>right</wp:align>
            </wp:positionH>
            <wp:positionV relativeFrom="paragraph">
              <wp:posOffset>31210</wp:posOffset>
            </wp:positionV>
            <wp:extent cx="4217158" cy="2368877"/>
            <wp:effectExtent l="19050" t="19050" r="12065" b="127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158" cy="23688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449916F" w14:textId="77777777" w:rsidR="00750D08" w:rsidRDefault="00750D08" w:rsidP="00750D08">
      <w:r>
        <w:t>These are filters picked before running the report</w:t>
      </w:r>
    </w:p>
    <w:p w14:paraId="055D30E2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329149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A087B97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14:paraId="727A1E4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Available – group has a mapping entered</w:t>
      </w:r>
    </w:p>
    <w:p w14:paraId="51E976FE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Blank – group has a mapping that is blank, meaning it will not appear in reports</w:t>
      </w:r>
    </w:p>
    <w:p w14:paraId="0486D468" w14:textId="77777777" w:rsidR="00170FE8" w:rsidRDefault="00A42497" w:rsidP="00E0563E">
      <w:pPr>
        <w:pStyle w:val="ListParagraph"/>
        <w:numPr>
          <w:ilvl w:val="1"/>
          <w:numId w:val="1"/>
        </w:numPr>
      </w:pPr>
      <w:r>
        <w:t>Missing – group does not have a map</w:t>
      </w:r>
    </w:p>
    <w:p w14:paraId="438F3CFF" w14:textId="77777777" w:rsidR="00170FE8" w:rsidRDefault="00170FE8" w:rsidP="004F6BE5"/>
    <w:p w14:paraId="6923EAB6" w14:textId="77777777" w:rsidR="00170FE8" w:rsidRDefault="00A42497" w:rsidP="004F6BE5">
      <w:r>
        <w:t>Final Report</w:t>
      </w:r>
    </w:p>
    <w:p w14:paraId="21F02D6C" w14:textId="77777777" w:rsidR="00170FE8" w:rsidRDefault="00170FE8" w:rsidP="004F6BE5">
      <w:r>
        <w:rPr>
          <w:noProof/>
          <w:lang w:eastAsia="en-GB"/>
        </w:rPr>
        <w:drawing>
          <wp:inline distT="0" distB="0" distL="0" distR="0" wp14:anchorId="34F5C501" wp14:editId="539395EC">
            <wp:extent cx="6645910" cy="1768475"/>
            <wp:effectExtent l="19050" t="19050" r="21590" b="222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8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0B51E4" w14:textId="77777777" w:rsidR="00705D08" w:rsidRDefault="00705D08" w:rsidP="00705D08">
      <w:r>
        <w:br w:type="page"/>
      </w:r>
    </w:p>
    <w:p w14:paraId="4B516082" w14:textId="77777777" w:rsidR="00BA7CB5" w:rsidRDefault="00BA7CB5" w:rsidP="00BA7CB5">
      <w:pPr>
        <w:pStyle w:val="Heading2"/>
      </w:pPr>
      <w:bookmarkStart w:id="240" w:name="_Toc447883404"/>
      <w:r>
        <w:lastRenderedPageBreak/>
        <w:t>Actuals Budgets Balance Sheet</w:t>
      </w:r>
      <w:bookmarkEnd w:id="240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03F4D82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BF03C69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A4A522D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Balance Sheet</w:t>
            </w:r>
          </w:p>
        </w:tc>
      </w:tr>
      <w:tr w:rsidR="004F6BE5" w:rsidRPr="00041215" w14:paraId="6B692E9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78D40C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50FBEABD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Bruce Pritchard</w:t>
            </w:r>
          </w:p>
        </w:tc>
      </w:tr>
      <w:tr w:rsidR="004F6BE5" w:rsidRPr="00041215" w14:paraId="725E542C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2C960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284F956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25A5DDEC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D0069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29A546D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73F782E" w14:textId="77777777" w:rsidR="004F6BE5" w:rsidRDefault="004F6BE5" w:rsidP="004F6BE5"/>
    <w:p w14:paraId="08F26790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5FEB616A" wp14:editId="640501D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67283" cy="4108150"/>
            <wp:effectExtent l="19050" t="19050" r="14605" b="2603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283" cy="410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567BB389" w14:textId="77777777" w:rsidR="00750D08" w:rsidRDefault="00750D08" w:rsidP="00750D08">
      <w:r>
        <w:t>These are filters picked before running the report</w:t>
      </w:r>
    </w:p>
    <w:p w14:paraId="62A37FC2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5693262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FBEAB9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Year</w:t>
      </w:r>
    </w:p>
    <w:p w14:paraId="70C8F54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Choose year</w:t>
      </w:r>
    </w:p>
    <w:p w14:paraId="68776F1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Period</w:t>
      </w:r>
    </w:p>
    <w:p w14:paraId="48ED1F8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Choose period</w:t>
      </w:r>
    </w:p>
    <w:p w14:paraId="4BDEEF3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Group/Code</w:t>
      </w:r>
    </w:p>
    <w:p w14:paraId="428B9F7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Group – Show GL Group summary</w:t>
      </w:r>
    </w:p>
    <w:p w14:paraId="01708E1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Code – show GL code details</w:t>
      </w:r>
    </w:p>
    <w:p w14:paraId="5606D7C0" w14:textId="77777777" w:rsidR="00170FE8" w:rsidRDefault="00170FE8" w:rsidP="004F6BE5"/>
    <w:p w14:paraId="5F8FB5B8" w14:textId="77777777" w:rsidR="00170FE8" w:rsidRDefault="00170FE8" w:rsidP="004F6BE5"/>
    <w:p w14:paraId="273B3866" w14:textId="77777777" w:rsidR="00170FE8" w:rsidRDefault="00170FE8" w:rsidP="004F6BE5"/>
    <w:p w14:paraId="25EF71C1" w14:textId="77777777" w:rsidR="00170FE8" w:rsidRDefault="00170FE8" w:rsidP="004F6BE5"/>
    <w:p w14:paraId="6DEBC4A3" w14:textId="77777777" w:rsidR="00170FE8" w:rsidRDefault="00A42497" w:rsidP="004F6BE5">
      <w:r>
        <w:t>Final Report</w:t>
      </w:r>
    </w:p>
    <w:p w14:paraId="08E3A504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2F236E64" wp14:editId="7D4EC665">
            <wp:extent cx="6645910" cy="1893570"/>
            <wp:effectExtent l="19050" t="19050" r="21590" b="1143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3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203E516A" w14:textId="77777777" w:rsidR="00BA7CB5" w:rsidDel="009004E7" w:rsidRDefault="00BA7CB5" w:rsidP="00BA7CB5">
      <w:pPr>
        <w:pStyle w:val="Heading2"/>
        <w:rPr>
          <w:moveFrom w:id="241" w:author="Johnson, Chris" w:date="2016-03-18T16:56:00Z"/>
        </w:rPr>
      </w:pPr>
      <w:moveFromRangeStart w:id="242" w:author="Johnson, Chris" w:date="2016-03-18T16:56:00Z" w:name="move446083497"/>
      <w:moveFrom w:id="243" w:author="Johnson, Chris" w:date="2016-03-18T16:56:00Z">
        <w:r w:rsidDel="009004E7">
          <w:lastRenderedPageBreak/>
          <w:t>Currency Rates</w:t>
        </w:r>
      </w:moveFrom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:rsidDel="009004E7" w14:paraId="2471D5F8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11C60383" w14:textId="77777777" w:rsidR="004F6BE5" w:rsidRPr="00041215" w:rsidDel="009004E7" w:rsidRDefault="004F6BE5" w:rsidP="00E97199">
            <w:pPr>
              <w:rPr>
                <w:moveFrom w:id="244" w:author="Johnson, Chris" w:date="2016-03-18T16:56:00Z"/>
                <w:i w:val="0"/>
              </w:rPr>
            </w:pPr>
            <w:moveFrom w:id="245" w:author="Johnson, Chris" w:date="2016-03-18T16:56:00Z">
              <w:r w:rsidDel="009004E7">
                <w:rPr>
                  <w:i w:val="0"/>
                </w:rPr>
                <w:t>Description</w:t>
              </w:r>
            </w:moveFrom>
          </w:p>
        </w:tc>
        <w:tc>
          <w:tcPr>
            <w:tcW w:w="8901" w:type="dxa"/>
          </w:tcPr>
          <w:p w14:paraId="74816E50" w14:textId="77777777" w:rsidR="004F6BE5" w:rsidRPr="00041215" w:rsidDel="009004E7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moveFrom w:id="246" w:author="Johnson, Chris" w:date="2016-03-18T16:56:00Z"/>
              </w:rPr>
            </w:pPr>
            <w:moveFrom w:id="247" w:author="Johnson, Chris" w:date="2016-03-18T16:56:00Z">
              <w:r w:rsidDel="009004E7">
                <w:t>Details of historic currency rates</w:t>
              </w:r>
            </w:moveFrom>
          </w:p>
        </w:tc>
      </w:tr>
      <w:tr w:rsidR="004F6BE5" w:rsidRPr="00041215" w:rsidDel="009004E7" w14:paraId="39F19CA6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2A5BF1" w14:textId="77777777" w:rsidR="004F6BE5" w:rsidRPr="00041215" w:rsidDel="009004E7" w:rsidRDefault="004F6BE5" w:rsidP="00E97199">
            <w:pPr>
              <w:rPr>
                <w:moveFrom w:id="248" w:author="Johnson, Chris" w:date="2016-03-18T16:56:00Z"/>
                <w:i w:val="0"/>
              </w:rPr>
            </w:pPr>
            <w:moveFrom w:id="249" w:author="Johnson, Chris" w:date="2016-03-18T16:56:00Z">
              <w:r w:rsidRPr="00041215" w:rsidDel="009004E7">
                <w:rPr>
                  <w:i w:val="0"/>
                </w:rPr>
                <w:t>Requested by</w:t>
              </w:r>
            </w:moveFrom>
          </w:p>
        </w:tc>
        <w:tc>
          <w:tcPr>
            <w:tcW w:w="8901" w:type="dxa"/>
          </w:tcPr>
          <w:p w14:paraId="7A160603" w14:textId="77777777" w:rsidR="004F6BE5" w:rsidRPr="00041215" w:rsidDel="009004E7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From w:id="250" w:author="Johnson, Chris" w:date="2016-03-18T16:56:00Z"/>
              </w:rPr>
            </w:pPr>
            <w:moveFrom w:id="251" w:author="Johnson, Chris" w:date="2016-03-18T16:56:00Z">
              <w:r w:rsidDel="009004E7">
                <w:t>N/A</w:t>
              </w:r>
            </w:moveFrom>
          </w:p>
        </w:tc>
      </w:tr>
      <w:tr w:rsidR="004F6BE5" w:rsidRPr="00041215" w:rsidDel="009004E7" w14:paraId="5483F762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135404" w14:textId="77777777" w:rsidR="004F6BE5" w:rsidRPr="00041215" w:rsidDel="009004E7" w:rsidRDefault="004F6BE5" w:rsidP="00E97199">
            <w:pPr>
              <w:rPr>
                <w:moveFrom w:id="252" w:author="Johnson, Chris" w:date="2016-03-18T16:56:00Z"/>
                <w:i w:val="0"/>
              </w:rPr>
            </w:pPr>
            <w:moveFrom w:id="253" w:author="Johnson, Chris" w:date="2016-03-18T16:56:00Z">
              <w:r w:rsidDel="009004E7">
                <w:rPr>
                  <w:i w:val="0"/>
                </w:rPr>
                <w:t>Delivered Date</w:t>
              </w:r>
            </w:moveFrom>
          </w:p>
        </w:tc>
        <w:tc>
          <w:tcPr>
            <w:tcW w:w="8901" w:type="dxa"/>
          </w:tcPr>
          <w:p w14:paraId="518ACA69" w14:textId="77777777" w:rsidR="004F6BE5" w:rsidRPr="00041215" w:rsidDel="009004E7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moveFrom w:id="254" w:author="Johnson, Chris" w:date="2016-03-18T16:56:00Z"/>
              </w:rPr>
            </w:pPr>
            <w:moveFrom w:id="255" w:author="Johnson, Chris" w:date="2016-03-18T16:56:00Z">
              <w:r w:rsidDel="009004E7">
                <w:t>N/A</w:t>
              </w:r>
            </w:moveFrom>
          </w:p>
        </w:tc>
      </w:tr>
      <w:tr w:rsidR="004F6BE5" w:rsidRPr="00041215" w:rsidDel="009004E7" w14:paraId="30CF71E7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B65140" w14:textId="77777777" w:rsidR="004F6BE5" w:rsidRPr="00041215" w:rsidDel="009004E7" w:rsidRDefault="004F6BE5" w:rsidP="00E97199">
            <w:pPr>
              <w:rPr>
                <w:moveFrom w:id="256" w:author="Johnson, Chris" w:date="2016-03-18T16:56:00Z"/>
                <w:i w:val="0"/>
              </w:rPr>
            </w:pPr>
            <w:moveFrom w:id="257" w:author="Johnson, Chris" w:date="2016-03-18T16:56:00Z">
              <w:r w:rsidDel="009004E7">
                <w:rPr>
                  <w:i w:val="0"/>
                </w:rPr>
                <w:t>Used by</w:t>
              </w:r>
            </w:moveFrom>
          </w:p>
        </w:tc>
        <w:tc>
          <w:tcPr>
            <w:tcW w:w="8901" w:type="dxa"/>
          </w:tcPr>
          <w:p w14:paraId="1E57FE9C" w14:textId="77777777" w:rsidR="004F6BE5" w:rsidRPr="00041215" w:rsidDel="009004E7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moveFrom w:id="258" w:author="Johnson, Chris" w:date="2016-03-18T16:56:00Z"/>
              </w:rPr>
            </w:pPr>
            <w:moveFrom w:id="259" w:author="Johnson, Chris" w:date="2016-03-18T16:56:00Z">
              <w:r w:rsidDel="009004E7">
                <w:t>N/A</w:t>
              </w:r>
            </w:moveFrom>
          </w:p>
        </w:tc>
      </w:tr>
    </w:tbl>
    <w:p w14:paraId="21516C7C" w14:textId="77777777" w:rsidR="004F6BE5" w:rsidDel="009004E7" w:rsidRDefault="004F6BE5" w:rsidP="004F6BE5">
      <w:pPr>
        <w:rPr>
          <w:moveFrom w:id="260" w:author="Johnson, Chris" w:date="2016-03-18T16:56:00Z"/>
        </w:rPr>
      </w:pPr>
    </w:p>
    <w:p w14:paraId="4BBB820D" w14:textId="77777777" w:rsidR="004F6BE5" w:rsidDel="009004E7" w:rsidRDefault="00C36C1B" w:rsidP="004F6BE5">
      <w:pPr>
        <w:rPr>
          <w:moveFrom w:id="261" w:author="Johnson, Chris" w:date="2016-03-18T16:56:00Z"/>
        </w:rPr>
      </w:pPr>
      <w:moveFrom w:id="262" w:author="Johnson, Chris" w:date="2016-03-18T16:56:00Z">
        <w:r w:rsidDel="009004E7">
          <w:rPr>
            <w:noProof/>
            <w:lang w:eastAsia="en-GB"/>
          </w:rPr>
          <w:drawing>
            <wp:anchor distT="0" distB="0" distL="114300" distR="114300" simplePos="0" relativeHeight="251670528" behindDoc="0" locked="0" layoutInCell="1" allowOverlap="1" wp14:anchorId="521E0940" wp14:editId="6555C021">
              <wp:simplePos x="0" y="0"/>
              <wp:positionH relativeFrom="margin">
                <wp:align>right</wp:align>
              </wp:positionH>
              <wp:positionV relativeFrom="paragraph">
                <wp:posOffset>23590</wp:posOffset>
              </wp:positionV>
              <wp:extent cx="3895238" cy="1990476"/>
              <wp:effectExtent l="19050" t="19050" r="10160" b="10160"/>
              <wp:wrapSquare wrapText="bothSides"/>
              <wp:docPr id="4" name="Pictur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95238" cy="1990476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4F6BE5" w:rsidDel="009004E7">
          <w:t>Parameters</w:t>
        </w:r>
      </w:moveFrom>
    </w:p>
    <w:p w14:paraId="7378FE9E" w14:textId="77777777" w:rsidR="00750D08" w:rsidDel="009004E7" w:rsidRDefault="00750D08" w:rsidP="00750D08">
      <w:pPr>
        <w:rPr>
          <w:moveFrom w:id="263" w:author="Johnson, Chris" w:date="2016-03-18T16:56:00Z"/>
        </w:rPr>
      </w:pPr>
      <w:moveFrom w:id="264" w:author="Johnson, Chris" w:date="2016-03-18T16:56:00Z">
        <w:r w:rsidDel="009004E7">
          <w:t>These are filters picked before running the report</w:t>
        </w:r>
      </w:moveFrom>
    </w:p>
    <w:p w14:paraId="03CCE1B2" w14:textId="77777777" w:rsidR="00170FE8" w:rsidDel="009004E7" w:rsidRDefault="00A42497" w:rsidP="004F6BE5">
      <w:pPr>
        <w:pStyle w:val="ListParagraph"/>
        <w:numPr>
          <w:ilvl w:val="0"/>
          <w:numId w:val="1"/>
        </w:numPr>
        <w:rPr>
          <w:moveFrom w:id="265" w:author="Johnson, Chris" w:date="2016-03-18T16:56:00Z"/>
        </w:rPr>
      </w:pPr>
      <w:moveFrom w:id="266" w:author="Johnson, Chris" w:date="2016-03-18T16:56:00Z">
        <w:r w:rsidDel="009004E7">
          <w:t>Currency</w:t>
        </w:r>
      </w:moveFrom>
    </w:p>
    <w:p w14:paraId="65FB2B86" w14:textId="77777777" w:rsidR="00A42497" w:rsidDel="009004E7" w:rsidRDefault="00A42497" w:rsidP="00A42497">
      <w:pPr>
        <w:pStyle w:val="ListParagraph"/>
        <w:numPr>
          <w:ilvl w:val="1"/>
          <w:numId w:val="1"/>
        </w:numPr>
        <w:rPr>
          <w:moveFrom w:id="267" w:author="Johnson, Chris" w:date="2016-03-18T16:56:00Z"/>
        </w:rPr>
      </w:pPr>
      <w:moveFrom w:id="268" w:author="Johnson, Chris" w:date="2016-03-18T16:56:00Z">
        <w:r w:rsidDel="009004E7">
          <w:t>Choose currency to review</w:t>
        </w:r>
      </w:moveFrom>
    </w:p>
    <w:p w14:paraId="6FC1A6EB" w14:textId="77777777" w:rsidR="00A42497" w:rsidDel="009004E7" w:rsidRDefault="00A42497" w:rsidP="00A42497">
      <w:pPr>
        <w:pStyle w:val="ListParagraph"/>
        <w:numPr>
          <w:ilvl w:val="0"/>
          <w:numId w:val="1"/>
        </w:numPr>
        <w:rPr>
          <w:moveFrom w:id="269" w:author="Johnson, Chris" w:date="2016-03-18T16:56:00Z"/>
        </w:rPr>
      </w:pPr>
      <w:moveFrom w:id="270" w:author="Johnson, Chris" w:date="2016-03-18T16:56:00Z">
        <w:r w:rsidDel="009004E7">
          <w:t>DivMul</w:t>
        </w:r>
      </w:moveFrom>
    </w:p>
    <w:p w14:paraId="732D6D25" w14:textId="77777777" w:rsidR="00A42497" w:rsidDel="009004E7" w:rsidRDefault="00A42497" w:rsidP="00A42497">
      <w:pPr>
        <w:pStyle w:val="ListParagraph"/>
        <w:numPr>
          <w:ilvl w:val="1"/>
          <w:numId w:val="1"/>
        </w:numPr>
        <w:rPr>
          <w:moveFrom w:id="271" w:author="Johnson, Chris" w:date="2016-03-18T16:56:00Z"/>
        </w:rPr>
      </w:pPr>
      <w:moveFrom w:id="272" w:author="Johnson, Chris" w:date="2016-03-18T16:56:00Z">
        <w:r w:rsidDel="009004E7">
          <w:t>Division – show currency rates as a rate to divide figures by</w:t>
        </w:r>
      </w:moveFrom>
    </w:p>
    <w:p w14:paraId="30C11450" w14:textId="77777777" w:rsidR="00A42497" w:rsidDel="009004E7" w:rsidRDefault="00A42497" w:rsidP="00A42497">
      <w:pPr>
        <w:pStyle w:val="ListParagraph"/>
        <w:numPr>
          <w:ilvl w:val="1"/>
          <w:numId w:val="1"/>
        </w:numPr>
        <w:rPr>
          <w:moveFrom w:id="273" w:author="Johnson, Chris" w:date="2016-03-18T16:56:00Z"/>
        </w:rPr>
      </w:pPr>
      <w:moveFrom w:id="274" w:author="Johnson, Chris" w:date="2016-03-18T16:56:00Z">
        <w:r w:rsidDel="009004E7">
          <w:t>Muliply – show currency rates as a rate to divide figures by</w:t>
        </w:r>
      </w:moveFrom>
    </w:p>
    <w:p w14:paraId="7A34FBE1" w14:textId="77777777" w:rsidR="00A42497" w:rsidDel="009004E7" w:rsidRDefault="00A42497" w:rsidP="00A42497">
      <w:pPr>
        <w:rPr>
          <w:moveFrom w:id="275" w:author="Johnson, Chris" w:date="2016-03-18T16:56:00Z"/>
        </w:rPr>
      </w:pPr>
    </w:p>
    <w:p w14:paraId="5DAFD721" w14:textId="77777777" w:rsidR="00A42497" w:rsidDel="009004E7" w:rsidRDefault="00A42497" w:rsidP="00A42497">
      <w:pPr>
        <w:rPr>
          <w:moveFrom w:id="276" w:author="Johnson, Chris" w:date="2016-03-18T16:56:00Z"/>
        </w:rPr>
      </w:pPr>
      <w:moveFrom w:id="277" w:author="Johnson, Chris" w:date="2016-03-18T16:56:00Z">
        <w:r w:rsidDel="009004E7">
          <w:t>Final Report</w:t>
        </w:r>
      </w:moveFrom>
    </w:p>
    <w:p w14:paraId="3DDCF883" w14:textId="77777777" w:rsidR="00705D08" w:rsidRDefault="00170FE8" w:rsidP="00705D08">
      <w:moveFrom w:id="278" w:author="Johnson, Chris" w:date="2016-03-18T16:56:00Z">
        <w:r w:rsidDel="009004E7">
          <w:rPr>
            <w:noProof/>
            <w:lang w:eastAsia="en-GB"/>
          </w:rPr>
          <w:drawing>
            <wp:inline distT="0" distB="0" distL="0" distR="0" wp14:anchorId="25B890B3" wp14:editId="3493ED48">
              <wp:extent cx="6645910" cy="3085465"/>
              <wp:effectExtent l="19050" t="19050" r="21590" b="19685"/>
              <wp:docPr id="58" name="Picture 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308546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moveFrom>
      <w:moveFromRangeEnd w:id="242"/>
      <w:del w:id="279" w:author="Johnson, Chris" w:date="2016-03-18T16:55:00Z">
        <w:r w:rsidR="00705D08" w:rsidDel="009004E7">
          <w:br w:type="page"/>
        </w:r>
      </w:del>
    </w:p>
    <w:p w14:paraId="6136862A" w14:textId="77777777" w:rsidR="009004E7" w:rsidRDefault="009004E7" w:rsidP="009004E7">
      <w:pPr>
        <w:pStyle w:val="Heading2"/>
        <w:rPr>
          <w:ins w:id="280" w:author="Johnson, Chris" w:date="2016-03-18T16:50:00Z"/>
        </w:rPr>
      </w:pPr>
      <w:bookmarkStart w:id="281" w:name="_Toc447883405"/>
      <w:ins w:id="282" w:author="Johnson, Chris" w:date="2016-03-18T16:51:00Z">
        <w:r>
          <w:lastRenderedPageBreak/>
          <w:t>General Ledger Journal Entries</w:t>
        </w:r>
      </w:ins>
      <w:bookmarkEnd w:id="28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9004E7" w:rsidRPr="00041215" w14:paraId="435298DC" w14:textId="77777777" w:rsidTr="004129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283" w:author="Johnson, Chris" w:date="2016-03-18T16:50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3C5EB87" w14:textId="77777777" w:rsidR="009004E7" w:rsidRPr="00041215" w:rsidRDefault="009004E7" w:rsidP="00412991">
            <w:pPr>
              <w:rPr>
                <w:ins w:id="284" w:author="Johnson, Chris" w:date="2016-03-18T16:50:00Z"/>
                <w:i w:val="0"/>
              </w:rPr>
            </w:pPr>
            <w:ins w:id="285" w:author="Johnson, Chris" w:date="2016-03-18T16:50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5AE94D98" w14:textId="77777777" w:rsidR="009004E7" w:rsidRPr="00041215" w:rsidRDefault="009004E7" w:rsidP="009004E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286" w:author="Johnson, Chris" w:date="2016-03-18T16:50:00Z"/>
              </w:rPr>
            </w:pPr>
            <w:ins w:id="287" w:author="Johnson, Chris" w:date="2016-03-18T16:50:00Z">
              <w:r>
                <w:t xml:space="preserve">Details of </w:t>
              </w:r>
            </w:ins>
            <w:ins w:id="288" w:author="Johnson, Chris" w:date="2016-03-18T16:55:00Z">
              <w:r>
                <w:t>journal entries that can be exported to excel for further queries</w:t>
              </w:r>
            </w:ins>
          </w:p>
        </w:tc>
      </w:tr>
      <w:tr w:rsidR="009004E7" w:rsidRPr="00041215" w14:paraId="28BDF2A7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89" w:author="Johnson, Chris" w:date="2016-03-18T16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2BF0531" w14:textId="77777777" w:rsidR="009004E7" w:rsidRPr="00041215" w:rsidRDefault="009004E7" w:rsidP="00412991">
            <w:pPr>
              <w:rPr>
                <w:ins w:id="290" w:author="Johnson, Chris" w:date="2016-03-18T16:50:00Z"/>
                <w:i w:val="0"/>
              </w:rPr>
            </w:pPr>
            <w:ins w:id="291" w:author="Johnson, Chris" w:date="2016-03-18T16:50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0536F768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292" w:author="Johnson, Chris" w:date="2016-03-18T16:50:00Z"/>
              </w:rPr>
            </w:pPr>
            <w:ins w:id="293" w:author="Johnson, Chris" w:date="2016-03-18T16:52:00Z">
              <w:r>
                <w:t>Bianca Vasquez</w:t>
              </w:r>
            </w:ins>
          </w:p>
        </w:tc>
      </w:tr>
      <w:tr w:rsidR="009004E7" w:rsidRPr="00041215" w14:paraId="288F413E" w14:textId="77777777" w:rsidTr="00412991">
        <w:trPr>
          <w:ins w:id="294" w:author="Johnson, Chris" w:date="2016-03-18T16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12A80B" w14:textId="77777777" w:rsidR="009004E7" w:rsidRPr="00041215" w:rsidRDefault="009004E7" w:rsidP="00412991">
            <w:pPr>
              <w:rPr>
                <w:ins w:id="295" w:author="Johnson, Chris" w:date="2016-03-18T16:50:00Z"/>
                <w:i w:val="0"/>
              </w:rPr>
            </w:pPr>
            <w:ins w:id="296" w:author="Johnson, Chris" w:date="2016-03-18T16:50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58C56A63" w14:textId="77777777" w:rsidR="009004E7" w:rsidRPr="00041215" w:rsidRDefault="009004E7" w:rsidP="004129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97" w:author="Johnson, Chris" w:date="2016-03-18T16:50:00Z"/>
              </w:rPr>
            </w:pPr>
            <w:ins w:id="298" w:author="Johnson, Chris" w:date="2016-03-18T16:50:00Z">
              <w:r>
                <w:t>N/A</w:t>
              </w:r>
            </w:ins>
          </w:p>
        </w:tc>
      </w:tr>
      <w:tr w:rsidR="009004E7" w:rsidRPr="00041215" w14:paraId="5C14AE64" w14:textId="77777777" w:rsidTr="004129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299" w:author="Johnson, Chris" w:date="2016-03-18T16:50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AC6A2DF" w14:textId="77777777" w:rsidR="009004E7" w:rsidRPr="00041215" w:rsidRDefault="009004E7" w:rsidP="00412991">
            <w:pPr>
              <w:rPr>
                <w:ins w:id="300" w:author="Johnson, Chris" w:date="2016-03-18T16:50:00Z"/>
                <w:i w:val="0"/>
              </w:rPr>
            </w:pPr>
            <w:ins w:id="301" w:author="Johnson, Chris" w:date="2016-03-18T16:50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5162F318" w14:textId="77777777" w:rsidR="009004E7" w:rsidRPr="00041215" w:rsidRDefault="009004E7" w:rsidP="004129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02" w:author="Johnson, Chris" w:date="2016-03-18T16:50:00Z"/>
              </w:rPr>
            </w:pPr>
            <w:ins w:id="303" w:author="Johnson, Chris" w:date="2016-03-18T16:50:00Z">
              <w:r>
                <w:t>N/A</w:t>
              </w:r>
            </w:ins>
          </w:p>
        </w:tc>
      </w:tr>
    </w:tbl>
    <w:p w14:paraId="207327E5" w14:textId="77777777" w:rsidR="009004E7" w:rsidRDefault="009004E7" w:rsidP="009004E7">
      <w:pPr>
        <w:rPr>
          <w:ins w:id="304" w:author="Johnson, Chris" w:date="2016-03-18T16:50:00Z"/>
        </w:rPr>
      </w:pPr>
    </w:p>
    <w:p w14:paraId="7CCE2F70" w14:textId="77777777" w:rsidR="009004E7" w:rsidRDefault="009004E7" w:rsidP="009004E7">
      <w:pPr>
        <w:rPr>
          <w:ins w:id="305" w:author="Johnson, Chris" w:date="2016-03-18T16:50:00Z"/>
        </w:rPr>
      </w:pPr>
      <w:ins w:id="306" w:author="Johnson, Chris" w:date="2016-03-18T16:52:00Z">
        <w:r>
          <w:rPr>
            <w:noProof/>
            <w:lang w:eastAsia="en-GB"/>
          </w:rPr>
          <w:drawing>
            <wp:anchor distT="0" distB="0" distL="114300" distR="114300" simplePos="0" relativeHeight="251697152" behindDoc="0" locked="0" layoutInCell="1" allowOverlap="1" wp14:anchorId="2A02BD39" wp14:editId="4621F3EC">
              <wp:simplePos x="0" y="0"/>
              <wp:positionH relativeFrom="margin">
                <wp:align>right</wp:align>
              </wp:positionH>
              <wp:positionV relativeFrom="paragraph">
                <wp:posOffset>6350</wp:posOffset>
              </wp:positionV>
              <wp:extent cx="4058285" cy="3058160"/>
              <wp:effectExtent l="0" t="0" r="0" b="8890"/>
              <wp:wrapSquare wrapText="bothSides"/>
              <wp:docPr id="76" name="Picture 76" descr="C:\Users\cjohnson\AppData\Local\Temp\SNAGHTML163a3ea3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C:\Users\cjohnson\AppData\Local\Temp\SNAGHTML163a3ea3.PNG"/>
                      <pic:cNvPicPr>
                        <a:picLocks noChangeAspect="1" noChangeArrowheads="1"/>
                      </pic:cNvPicPr>
                    </pic:nvPicPr>
                    <pic:blipFill>
                      <a:blip r:embed="rId5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058285" cy="3058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ins w:id="307" w:author="Johnson, Chris" w:date="2016-03-18T16:50:00Z">
        <w:r>
          <w:t>Parameters</w:t>
        </w:r>
      </w:ins>
      <w:ins w:id="308" w:author="Johnson, Chris" w:date="2016-03-18T16:52:00Z">
        <w:r w:rsidRPr="009004E7">
          <w:t xml:space="preserve"> </w:t>
        </w:r>
      </w:ins>
    </w:p>
    <w:p w14:paraId="0CFEE52F" w14:textId="77777777" w:rsidR="009004E7" w:rsidRDefault="009004E7" w:rsidP="009004E7">
      <w:pPr>
        <w:rPr>
          <w:ins w:id="309" w:author="Johnson, Chris" w:date="2016-03-18T16:50:00Z"/>
        </w:rPr>
      </w:pPr>
      <w:ins w:id="310" w:author="Johnson, Chris" w:date="2016-03-18T16:50:00Z">
        <w:r>
          <w:t>These are filters picked before running the report</w:t>
        </w:r>
      </w:ins>
    </w:p>
    <w:p w14:paraId="29AAFB8A" w14:textId="77777777" w:rsidR="009004E7" w:rsidRDefault="009004E7" w:rsidP="009004E7">
      <w:pPr>
        <w:pStyle w:val="ListParagraph"/>
        <w:numPr>
          <w:ilvl w:val="0"/>
          <w:numId w:val="1"/>
        </w:numPr>
        <w:rPr>
          <w:ins w:id="311" w:author="Johnson, Chris" w:date="2016-03-18T16:52:00Z"/>
        </w:rPr>
      </w:pPr>
      <w:ins w:id="312" w:author="Johnson, Chris" w:date="2016-03-18T16:52:00Z">
        <w:r>
          <w:t>Company</w:t>
        </w:r>
      </w:ins>
    </w:p>
    <w:p w14:paraId="1F80B134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13" w:author="Johnson, Chris" w:date="2016-03-18T16:52:00Z"/>
        </w:rPr>
      </w:pPr>
      <w:ins w:id="314" w:author="Johnson, Chris" w:date="2016-03-18T16:52:00Z">
        <w:r>
          <w:t>The Syspro company ID to run against (PBL = 10)</w:t>
        </w:r>
      </w:ins>
    </w:p>
    <w:p w14:paraId="271AEA17" w14:textId="77777777" w:rsidR="009004E7" w:rsidRDefault="009004E7" w:rsidP="009004E7">
      <w:pPr>
        <w:pStyle w:val="ListParagraph"/>
        <w:numPr>
          <w:ilvl w:val="0"/>
          <w:numId w:val="1"/>
        </w:numPr>
        <w:rPr>
          <w:ins w:id="315" w:author="Johnson, Chris" w:date="2016-03-18T16:50:00Z"/>
        </w:rPr>
      </w:pPr>
      <w:ins w:id="316" w:author="Johnson, Chris" w:date="2016-03-18T16:53:00Z">
        <w:r>
          <w:t>Level of detail to be shown</w:t>
        </w:r>
      </w:ins>
    </w:p>
    <w:p w14:paraId="4E9331CC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17" w:author="Johnson, Chris" w:date="2016-03-18T16:53:00Z"/>
        </w:rPr>
      </w:pPr>
      <w:ins w:id="318" w:author="Johnson, Chris" w:date="2016-03-18T16:53:00Z">
        <w:r>
          <w:t>Year = only show a line per year</w:t>
        </w:r>
      </w:ins>
    </w:p>
    <w:p w14:paraId="7FEA36D9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19" w:author="Johnson, Chris" w:date="2016-03-18T16:53:00Z"/>
        </w:rPr>
      </w:pPr>
      <w:ins w:id="320" w:author="Johnson, Chris" w:date="2016-03-18T16:53:00Z">
        <w:r>
          <w:t>Period = show year and a line per period</w:t>
        </w:r>
      </w:ins>
    </w:p>
    <w:p w14:paraId="57471792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21" w:author="Johnson, Chris" w:date="2016-03-18T16:53:00Z"/>
        </w:rPr>
      </w:pPr>
      <w:ins w:id="322" w:author="Johnson, Chris" w:date="2016-03-18T16:53:00Z">
        <w:r>
          <w:t>Journal = show year, period and a summary of each journal</w:t>
        </w:r>
      </w:ins>
    </w:p>
    <w:p w14:paraId="5D6015E0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23" w:author="Johnson, Chris" w:date="2016-03-18T16:54:00Z"/>
        </w:rPr>
      </w:pPr>
      <w:ins w:id="324" w:author="Johnson, Chris" w:date="2016-03-18T16:54:00Z">
        <w:r>
          <w:t>Year = which GL year to query</w:t>
        </w:r>
      </w:ins>
    </w:p>
    <w:p w14:paraId="4A342A69" w14:textId="77777777" w:rsidR="009004E7" w:rsidRDefault="009004E7" w:rsidP="009004E7">
      <w:pPr>
        <w:pStyle w:val="ListParagraph"/>
        <w:numPr>
          <w:ilvl w:val="1"/>
          <w:numId w:val="1"/>
        </w:numPr>
        <w:rPr>
          <w:ins w:id="325" w:author="Johnson, Chris" w:date="2016-03-18T16:50:00Z"/>
        </w:rPr>
      </w:pPr>
      <w:ins w:id="326" w:author="Johnson, Chris" w:date="2016-03-18T16:54:00Z">
        <w:r>
          <w:t>Enter Period = which GL period to query</w:t>
        </w:r>
      </w:ins>
    </w:p>
    <w:p w14:paraId="4E4BD789" w14:textId="77777777" w:rsidR="009004E7" w:rsidRDefault="009004E7" w:rsidP="009004E7">
      <w:pPr>
        <w:rPr>
          <w:ins w:id="327" w:author="Johnson, Chris" w:date="2016-03-18T16:50:00Z"/>
        </w:rPr>
      </w:pPr>
    </w:p>
    <w:p w14:paraId="4E9870FE" w14:textId="77777777" w:rsidR="009004E7" w:rsidRDefault="009004E7" w:rsidP="009004E7">
      <w:pPr>
        <w:rPr>
          <w:ins w:id="328" w:author="Johnson, Chris" w:date="2016-03-18T16:55:00Z"/>
        </w:rPr>
      </w:pPr>
      <w:ins w:id="329" w:author="Johnson, Chris" w:date="2016-03-18T16:50:00Z">
        <w:r>
          <w:t>Final Report</w:t>
        </w:r>
      </w:ins>
    </w:p>
    <w:p w14:paraId="4933B264" w14:textId="77777777" w:rsidR="009004E7" w:rsidRDefault="009004E7" w:rsidP="009004E7">
      <w:pPr>
        <w:rPr>
          <w:ins w:id="330" w:author="Johnson, Chris" w:date="2016-03-18T16:55:00Z"/>
        </w:rPr>
      </w:pPr>
      <w:ins w:id="331" w:author="Johnson, Chris" w:date="2016-03-18T16:55:00Z">
        <w:r>
          <w:rPr>
            <w:noProof/>
            <w:lang w:eastAsia="en-GB"/>
          </w:rPr>
          <w:drawing>
            <wp:inline distT="0" distB="0" distL="0" distR="0" wp14:anchorId="1F9771C3" wp14:editId="0FF41531">
              <wp:extent cx="6645910" cy="1896110"/>
              <wp:effectExtent l="19050" t="19050" r="21590" b="27940"/>
              <wp:docPr id="77" name="Picture 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1896110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</wp:inline>
          </w:drawing>
        </w:r>
      </w:ins>
    </w:p>
    <w:p w14:paraId="5F4F724E" w14:textId="77777777" w:rsidR="009004E7" w:rsidRDefault="009004E7" w:rsidP="009004E7">
      <w:pPr>
        <w:rPr>
          <w:ins w:id="332" w:author="Johnson, Chris" w:date="2016-03-18T16:55:00Z"/>
        </w:rPr>
      </w:pPr>
      <w:ins w:id="333" w:author="Johnson, Chris" w:date="2016-03-18T16:55:00Z">
        <w:r>
          <w:br w:type="page"/>
        </w:r>
      </w:ins>
    </w:p>
    <w:p w14:paraId="05E0FB39" w14:textId="77777777" w:rsidR="00BA7CB5" w:rsidRDefault="00BA7CB5" w:rsidP="009004E7">
      <w:pPr>
        <w:pStyle w:val="Heading2"/>
      </w:pPr>
      <w:bookmarkStart w:id="334" w:name="_Toc447883406"/>
      <w:r>
        <w:lastRenderedPageBreak/>
        <w:t>GRN Unpaid Assets</w:t>
      </w:r>
      <w:bookmarkEnd w:id="334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A42497" w:rsidRPr="00041215" w14:paraId="45719B8A" w14:textId="77777777" w:rsidTr="002A66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31267DD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4275EEE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GRN Unpaid Assets – Prometic</w:t>
            </w:r>
          </w:p>
        </w:tc>
      </w:tr>
      <w:tr w:rsidR="00A42497" w:rsidRPr="00041215" w14:paraId="6E2EFF28" w14:textId="77777777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268D71F" w14:textId="77777777" w:rsidR="00A42497" w:rsidRPr="00041215" w:rsidRDefault="00A42497" w:rsidP="002A6620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B119FDE" w14:textId="77777777"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A42497" w:rsidRPr="00041215" w14:paraId="5B9DA519" w14:textId="77777777" w:rsidTr="002A66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FF96F2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74E8DAB" w14:textId="77777777" w:rsidR="00A42497" w:rsidRPr="00041215" w:rsidRDefault="00A42497" w:rsidP="002A66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A42497" w:rsidRPr="00041215" w14:paraId="7AADF4E4" w14:textId="77777777" w:rsidTr="002A66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D390F7" w14:textId="77777777" w:rsidR="00A42497" w:rsidRPr="00041215" w:rsidRDefault="00A42497" w:rsidP="002A6620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46D2840" w14:textId="77777777" w:rsidR="00A42497" w:rsidRPr="00041215" w:rsidRDefault="00A42497" w:rsidP="002A66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7E98C044" w14:textId="77777777" w:rsidR="00A42497" w:rsidRDefault="00A42497" w:rsidP="004F6BE5"/>
    <w:p w14:paraId="4514F135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21DDB9FE" wp14:editId="5234F9CC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6667" cy="1990476"/>
            <wp:effectExtent l="19050" t="19050" r="10160" b="10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9904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4F764583" w14:textId="77777777" w:rsidR="00750D08" w:rsidRDefault="00750D08" w:rsidP="00750D08">
      <w:r>
        <w:t>These are filters picked before running the report</w:t>
      </w:r>
    </w:p>
    <w:p w14:paraId="07558278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67ADAD5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22A01C8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YYYYMM</w:t>
      </w:r>
    </w:p>
    <w:p w14:paraId="00933EC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GL Period to run against</w:t>
      </w:r>
    </w:p>
    <w:p w14:paraId="2BDC526D" w14:textId="77777777" w:rsidR="00170FE8" w:rsidRDefault="00170FE8" w:rsidP="004F6BE5"/>
    <w:p w14:paraId="3E52FC49" w14:textId="77777777" w:rsidR="00170FE8" w:rsidRDefault="00A42497" w:rsidP="004F6BE5">
      <w:r>
        <w:t>Final Report</w:t>
      </w:r>
    </w:p>
    <w:p w14:paraId="10A555F3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55FED9C" wp14:editId="5C2B6617">
            <wp:extent cx="6645910" cy="2299970"/>
            <wp:effectExtent l="19050" t="19050" r="21590" b="2413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31DF09C5" w14:textId="77777777" w:rsidR="00BA7CB5" w:rsidRDefault="00BA7CB5" w:rsidP="00BA7CB5">
      <w:pPr>
        <w:pStyle w:val="Heading2"/>
      </w:pPr>
      <w:bookmarkStart w:id="335" w:name="_Toc447883407"/>
      <w:r>
        <w:lastRenderedPageBreak/>
        <w:t>Inventory in Inspection</w:t>
      </w:r>
      <w:bookmarkEnd w:id="33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70740B2C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48690C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96CDD56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of items awaiting release from Inspection</w:t>
            </w:r>
          </w:p>
        </w:tc>
      </w:tr>
      <w:tr w:rsidR="004F6BE5" w:rsidRPr="00041215" w14:paraId="0CCBCF8B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DD9C82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6C9F515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0FC6698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E5C1B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6645687D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54FB6B8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9CBB3B7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6BA527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Manufacturing, Finance &amp; Purchasing</w:t>
            </w:r>
          </w:p>
        </w:tc>
      </w:tr>
    </w:tbl>
    <w:p w14:paraId="4C5956B6" w14:textId="77777777" w:rsidR="004F6BE5" w:rsidRDefault="004F6BE5" w:rsidP="004F6BE5"/>
    <w:p w14:paraId="1A606C32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2576" behindDoc="0" locked="0" layoutInCell="1" allowOverlap="1" wp14:anchorId="07F87A31" wp14:editId="62746A9D">
            <wp:simplePos x="0" y="0"/>
            <wp:positionH relativeFrom="margin">
              <wp:align>right</wp:align>
            </wp:positionH>
            <wp:positionV relativeFrom="paragraph">
              <wp:posOffset>9942</wp:posOffset>
            </wp:positionV>
            <wp:extent cx="3923809" cy="1238095"/>
            <wp:effectExtent l="19050" t="19050" r="19685" b="196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023791C" w14:textId="77777777" w:rsidR="00750D08" w:rsidRDefault="00750D08" w:rsidP="00750D08">
      <w:r>
        <w:t>These are filters picked before running the report</w:t>
      </w:r>
    </w:p>
    <w:p w14:paraId="6BE9CA7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0308FFE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B4E7D37" w14:textId="77777777" w:rsidR="00170FE8" w:rsidRDefault="00170FE8" w:rsidP="004F6BE5">
      <w:r>
        <w:rPr>
          <w:noProof/>
          <w:lang w:eastAsia="en-GB"/>
        </w:rPr>
        <w:drawing>
          <wp:inline distT="0" distB="0" distL="0" distR="0" wp14:anchorId="272AE772" wp14:editId="33FDD529">
            <wp:extent cx="6645910" cy="2481580"/>
            <wp:effectExtent l="19050" t="19050" r="21590" b="139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1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266C37" w14:textId="77777777" w:rsidR="00705D08" w:rsidRDefault="00705D08" w:rsidP="00705D08">
      <w:r>
        <w:br w:type="page"/>
      </w:r>
    </w:p>
    <w:p w14:paraId="26126485" w14:textId="77777777" w:rsidR="00BA7CB5" w:rsidRDefault="00BA7CB5" w:rsidP="00BA7CB5">
      <w:pPr>
        <w:pStyle w:val="Heading2"/>
      </w:pPr>
      <w:bookmarkStart w:id="336" w:name="_Toc447883408"/>
      <w:r>
        <w:lastRenderedPageBreak/>
        <w:t>Labour Ledger Comparison</w:t>
      </w:r>
      <w:bookmarkEnd w:id="33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9D0DA2F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AA7181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754C32F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Comparison of Labour logged and ledger entries over a period of time</w:t>
            </w:r>
          </w:p>
        </w:tc>
      </w:tr>
      <w:tr w:rsidR="004F6BE5" w:rsidRPr="00041215" w14:paraId="185C4917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4F1D6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228F56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Franklin</w:t>
            </w:r>
          </w:p>
        </w:tc>
      </w:tr>
      <w:tr w:rsidR="004F6BE5" w:rsidRPr="00041215" w14:paraId="3F34C080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6CBFD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2075AD8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0C09B60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C9B28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5D308EA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6B97F24B" w14:textId="77777777" w:rsidR="004F6BE5" w:rsidRDefault="004F6BE5" w:rsidP="004F6BE5"/>
    <w:p w14:paraId="3F370E59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2BE74A15" wp14:editId="6311C658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23809" cy="5057143"/>
            <wp:effectExtent l="19050" t="19050" r="10160" b="1016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0571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E2E43C6" w14:textId="77777777" w:rsidR="00750D08" w:rsidRDefault="00750D08" w:rsidP="00750D08">
      <w:r>
        <w:t>These are filters picked before running the report</w:t>
      </w:r>
    </w:p>
    <w:p w14:paraId="0FEADBCC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FFEE4E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30A0F3F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Date from</w:t>
      </w:r>
    </w:p>
    <w:p w14:paraId="29BC60D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to run against</w:t>
      </w:r>
    </w:p>
    <w:p w14:paraId="3ADADEBC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Date to</w:t>
      </w:r>
    </w:p>
    <w:p w14:paraId="799F9D9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to run against</w:t>
      </w:r>
    </w:p>
    <w:p w14:paraId="7B6DE57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Map to use</w:t>
      </w:r>
    </w:p>
    <w:p w14:paraId="42094C91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Which user map is to be shown in the report</w:t>
      </w:r>
    </w:p>
    <w:p w14:paraId="79CB290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Show ledger details</w:t>
      </w:r>
    </w:p>
    <w:p w14:paraId="01F1969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Show ledger entries</w:t>
      </w:r>
    </w:p>
    <w:p w14:paraId="2C29BB9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Show labour details</w:t>
      </w:r>
    </w:p>
    <w:p w14:paraId="580EB9A5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Show labour entries</w:t>
      </w:r>
    </w:p>
    <w:p w14:paraId="47F4D059" w14:textId="77777777" w:rsidR="00170FE8" w:rsidRDefault="00170FE8" w:rsidP="004F6BE5"/>
    <w:p w14:paraId="15E9C545" w14:textId="77777777" w:rsidR="00170FE8" w:rsidRDefault="00170FE8" w:rsidP="004F6BE5"/>
    <w:p w14:paraId="4441A0DD" w14:textId="77777777" w:rsidR="00170FE8" w:rsidRDefault="00170FE8" w:rsidP="004F6BE5"/>
    <w:p w14:paraId="24C50BFD" w14:textId="77777777" w:rsidR="00170FE8" w:rsidRDefault="00170FE8" w:rsidP="004F6BE5"/>
    <w:p w14:paraId="3669AA40" w14:textId="77777777" w:rsidR="00170FE8" w:rsidRDefault="00170FE8" w:rsidP="004F6BE5"/>
    <w:p w14:paraId="0EB51BB7" w14:textId="77777777" w:rsidR="00170FE8" w:rsidRDefault="00170FE8" w:rsidP="004F6BE5"/>
    <w:p w14:paraId="54F4F360" w14:textId="77777777" w:rsidR="00A42497" w:rsidRDefault="00A42497" w:rsidP="004F6BE5">
      <w:r>
        <w:t>Final Report</w:t>
      </w:r>
    </w:p>
    <w:p w14:paraId="5429970B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3BF2F915" wp14:editId="734A6FAB">
            <wp:extent cx="4312143" cy="2029583"/>
            <wp:effectExtent l="19050" t="19050" r="1270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34660" cy="20401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A9473C9" w14:textId="77777777" w:rsidR="00BA7CB5" w:rsidRDefault="00BA7CB5" w:rsidP="00BA7CB5">
      <w:pPr>
        <w:pStyle w:val="Heading2"/>
      </w:pPr>
      <w:bookmarkStart w:id="337" w:name="_Toc447883409"/>
      <w:r>
        <w:lastRenderedPageBreak/>
        <w:t>Lot Traceability</w:t>
      </w:r>
      <w:bookmarkEnd w:id="33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896"/>
      </w:tblGrid>
      <w:tr w:rsidR="004F6BE5" w:rsidRPr="00041215" w14:paraId="32B0854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C2ACA5A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0A19A7D" w14:textId="77777777"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to see where a lot has been used</w:t>
            </w:r>
          </w:p>
        </w:tc>
      </w:tr>
      <w:tr w:rsidR="004F6BE5" w:rsidRPr="00041215" w14:paraId="6149BA94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F6B749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6BE23CF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2DA58D43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879A8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413F1F6E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2AD8206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329161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A402BAC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</w:tr>
    </w:tbl>
    <w:p w14:paraId="405EFA3C" w14:textId="77777777" w:rsidR="004F6BE5" w:rsidRDefault="004F6BE5" w:rsidP="004F6BE5"/>
    <w:p w14:paraId="16B2B733" w14:textId="77777777" w:rsidR="004F6BE5" w:rsidRDefault="00750DDD" w:rsidP="004F6BE5">
      <w:commentRangeStart w:id="338"/>
      <w:ins w:id="339" w:author="Johnson, Chris" w:date="2016-03-18T17:01:00Z">
        <w:r>
          <w:rPr>
            <w:noProof/>
            <w:lang w:eastAsia="en-GB"/>
          </w:rPr>
          <w:drawing>
            <wp:anchor distT="0" distB="0" distL="114300" distR="114300" simplePos="0" relativeHeight="251700224" behindDoc="0" locked="0" layoutInCell="1" allowOverlap="1" wp14:anchorId="6218208D" wp14:editId="52A5BCB4">
              <wp:simplePos x="0" y="0"/>
              <wp:positionH relativeFrom="margin">
                <wp:posOffset>3536315</wp:posOffset>
              </wp:positionH>
              <wp:positionV relativeFrom="paragraph">
                <wp:posOffset>6350</wp:posOffset>
              </wp:positionV>
              <wp:extent cx="3108325" cy="2087245"/>
              <wp:effectExtent l="19050" t="19050" r="15875" b="27305"/>
              <wp:wrapSquare wrapText="bothSides"/>
              <wp:docPr id="81" name="Picture 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6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b="40118"/>
                      <a:stretch/>
                    </pic:blipFill>
                    <pic:spPr bwMode="auto">
                      <a:xfrm>
                        <a:off x="0" y="0"/>
                        <a:ext cx="3108325" cy="2087245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ins>
      <w:commentRangeEnd w:id="338"/>
      <w:ins w:id="340" w:author="Johnson, Chris" w:date="2016-03-18T17:02:00Z">
        <w:r>
          <w:rPr>
            <w:rStyle w:val="CommentReference"/>
          </w:rPr>
          <w:commentReference w:id="338"/>
        </w:r>
      </w:ins>
      <w:del w:id="341" w:author="Johnson, Chris" w:date="2016-03-18T17:01:00Z">
        <w:r w:rsidR="00C36C1B" w:rsidDel="00750DDD">
          <w:rPr>
            <w:noProof/>
            <w:lang w:eastAsia="en-GB"/>
          </w:rPr>
          <w:drawing>
            <wp:anchor distT="0" distB="0" distL="114300" distR="114300" simplePos="0" relativeHeight="251674624" behindDoc="0" locked="0" layoutInCell="1" allowOverlap="1" wp14:anchorId="7A5E1ACC" wp14:editId="0736F315">
              <wp:simplePos x="0" y="0"/>
              <wp:positionH relativeFrom="margin">
                <wp:align>right</wp:align>
              </wp:positionH>
              <wp:positionV relativeFrom="paragraph">
                <wp:posOffset>23590</wp:posOffset>
              </wp:positionV>
              <wp:extent cx="3723809" cy="2723809"/>
              <wp:effectExtent l="19050" t="19050" r="10160" b="19685"/>
              <wp:wrapSquare wrapText="bothSides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23809" cy="2723809"/>
                      </a:xfrm>
                      <a:prstGeom prst="rect">
                        <a:avLst/>
                      </a:prstGeom>
                      <a:ln>
                        <a:solidFill>
                          <a:schemeClr val="accent1"/>
                        </a:solidFill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del>
      <w:r w:rsidR="004F6BE5">
        <w:t>Parameters</w:t>
      </w:r>
    </w:p>
    <w:p w14:paraId="612AEC7A" w14:textId="77777777" w:rsidR="00750D08" w:rsidRDefault="00750D08" w:rsidP="00750D08">
      <w:r>
        <w:t>These are filters picked before running the report</w:t>
      </w:r>
    </w:p>
    <w:p w14:paraId="46BEF31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67F987D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809A790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Lot</w:t>
      </w:r>
      <w:ins w:id="342" w:author="Johnson, Chris" w:date="2016-03-18T17:01:00Z">
        <w:r w:rsidR="00750DDD">
          <w:t>/Batch</w:t>
        </w:r>
      </w:ins>
    </w:p>
    <w:p w14:paraId="756E02F8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 xml:space="preserve">Choose lot </w:t>
      </w:r>
      <w:ins w:id="343" w:author="Johnson, Chris" w:date="2016-03-18T17:01:00Z">
        <w:r w:rsidR="00750DDD">
          <w:t xml:space="preserve">or Batch </w:t>
        </w:r>
      </w:ins>
      <w:r>
        <w:t>to run against</w:t>
      </w:r>
    </w:p>
    <w:p w14:paraId="1874E51F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Supplier/Internal</w:t>
      </w:r>
    </w:p>
    <w:p w14:paraId="5786A802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Supplier – search supplier lot numbers</w:t>
      </w:r>
    </w:p>
    <w:p w14:paraId="63E83515" w14:textId="77777777" w:rsidR="00A42497" w:rsidRDefault="00A42497" w:rsidP="00A42497">
      <w:pPr>
        <w:pStyle w:val="ListParagraph"/>
        <w:numPr>
          <w:ilvl w:val="1"/>
          <w:numId w:val="1"/>
        </w:numPr>
        <w:rPr>
          <w:ins w:id="344" w:author="Johnson, Chris" w:date="2016-03-18T17:01:00Z"/>
        </w:rPr>
      </w:pPr>
      <w:r>
        <w:t>Internal – search internal lot numbers</w:t>
      </w:r>
    </w:p>
    <w:p w14:paraId="5E495718" w14:textId="77777777" w:rsidR="00750DDD" w:rsidRDefault="00750DDD" w:rsidP="00A42497">
      <w:pPr>
        <w:pStyle w:val="ListParagraph"/>
        <w:numPr>
          <w:ilvl w:val="1"/>
          <w:numId w:val="1"/>
        </w:numPr>
      </w:pPr>
      <w:ins w:id="345" w:author="Johnson, Chris" w:date="2016-03-18T17:01:00Z">
        <w:r>
          <w:t xml:space="preserve">Batch </w:t>
        </w:r>
      </w:ins>
      <w:ins w:id="346" w:author="Johnson, Chris" w:date="2016-03-18T17:02:00Z">
        <w:r>
          <w:t>–</w:t>
        </w:r>
      </w:ins>
      <w:ins w:id="347" w:author="Johnson, Chris" w:date="2016-03-18T17:01:00Z">
        <w:r>
          <w:t xml:space="preserve"> search </w:t>
        </w:r>
      </w:ins>
      <w:ins w:id="348" w:author="Johnson, Chris" w:date="2016-03-18T17:02:00Z">
        <w:r>
          <w:t>batch numbers</w:t>
        </w:r>
      </w:ins>
    </w:p>
    <w:p w14:paraId="3E9F2636" w14:textId="77777777" w:rsidR="00B8149D" w:rsidRDefault="00B8149D" w:rsidP="004F6BE5"/>
    <w:p w14:paraId="7A89AE12" w14:textId="77777777" w:rsidR="00A42497" w:rsidRDefault="00A42497" w:rsidP="004F6BE5">
      <w:r>
        <w:t>Final Report</w:t>
      </w:r>
    </w:p>
    <w:p w14:paraId="0EE7DB2F" w14:textId="77777777" w:rsidR="00705D08" w:rsidRDefault="00B8149D" w:rsidP="00705D08">
      <w:r>
        <w:rPr>
          <w:noProof/>
          <w:lang w:eastAsia="en-GB"/>
        </w:rPr>
        <w:drawing>
          <wp:inline distT="0" distB="0" distL="0" distR="0" wp14:anchorId="0D78F4B6" wp14:editId="7450A8FB">
            <wp:extent cx="6645910" cy="2239204"/>
            <wp:effectExtent l="19050" t="19050" r="21590" b="27940"/>
            <wp:docPr id="54" name="Picture 54" descr="C:\Users\cjohnson\AppData\Local\Temp\SNAGHTML1e3c0b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johnson\AppData\Local\Temp\SNAGHTML1e3c0b0c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92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00DCF75A" w14:textId="2C74452D" w:rsidR="007934C0" w:rsidRDefault="007934C0" w:rsidP="007934C0">
      <w:pPr>
        <w:pStyle w:val="Heading2"/>
        <w:rPr>
          <w:ins w:id="349" w:author="Johnson, Chris" w:date="2016-04-08T12:51:00Z"/>
        </w:rPr>
      </w:pPr>
      <w:bookmarkStart w:id="350" w:name="_Toc447883410"/>
      <w:ins w:id="351" w:author="Johnson, Chris" w:date="2016-04-08T12:51:00Z">
        <w:r>
          <w:lastRenderedPageBreak/>
          <w:t xml:space="preserve">Missing RI2 </w:t>
        </w:r>
        <w:proofErr w:type="spellStart"/>
        <w:r>
          <w:t>GLGroups</w:t>
        </w:r>
        <w:bookmarkEnd w:id="350"/>
        <w:proofErr w:type="spellEnd"/>
      </w:ins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7934C0" w:rsidRPr="00041215" w14:paraId="66713FB6" w14:textId="77777777" w:rsidTr="00397A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ins w:id="352" w:author="Johnson, Chris" w:date="2016-04-08T12:51:00Z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809E88D" w14:textId="77777777" w:rsidR="007934C0" w:rsidRPr="00041215" w:rsidRDefault="007934C0" w:rsidP="00397ACD">
            <w:pPr>
              <w:rPr>
                <w:ins w:id="353" w:author="Johnson, Chris" w:date="2016-04-08T12:51:00Z"/>
                <w:i w:val="0"/>
              </w:rPr>
            </w:pPr>
            <w:ins w:id="354" w:author="Johnson, Chris" w:date="2016-04-08T12:51:00Z">
              <w:r>
                <w:rPr>
                  <w:i w:val="0"/>
                </w:rPr>
                <w:t>Description</w:t>
              </w:r>
            </w:ins>
          </w:p>
        </w:tc>
        <w:tc>
          <w:tcPr>
            <w:tcW w:w="8901" w:type="dxa"/>
          </w:tcPr>
          <w:p w14:paraId="6F2B2D2E" w14:textId="74A6E437" w:rsidR="007934C0" w:rsidRPr="00041215" w:rsidRDefault="007934C0" w:rsidP="00397A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id="355" w:author="Johnson, Chris" w:date="2016-04-08T12:51:00Z"/>
              </w:rPr>
            </w:pPr>
            <w:ins w:id="356" w:author="Johnson, Chris" w:date="2016-04-08T12:53:00Z">
              <w:r>
                <w:t xml:space="preserve">Review of all GL Codes that are missing either a </w:t>
              </w:r>
              <w:proofErr w:type="spellStart"/>
              <w:r>
                <w:t>GLGroup</w:t>
              </w:r>
              <w:proofErr w:type="spellEnd"/>
              <w:r>
                <w:t xml:space="preserve"> or ReportIndex2 (for use in finance reports)</w:t>
              </w:r>
            </w:ins>
          </w:p>
        </w:tc>
      </w:tr>
      <w:tr w:rsidR="007934C0" w:rsidRPr="00041215" w14:paraId="0C0E2FEE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57" w:author="Johnson, Chris" w:date="2016-04-08T12:5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A608A7" w14:textId="77777777" w:rsidR="007934C0" w:rsidRPr="00041215" w:rsidRDefault="007934C0" w:rsidP="00397ACD">
            <w:pPr>
              <w:rPr>
                <w:ins w:id="358" w:author="Johnson, Chris" w:date="2016-04-08T12:51:00Z"/>
                <w:i w:val="0"/>
              </w:rPr>
            </w:pPr>
            <w:ins w:id="359" w:author="Johnson, Chris" w:date="2016-04-08T12:51:00Z">
              <w:r w:rsidRPr="00041215">
                <w:rPr>
                  <w:i w:val="0"/>
                </w:rPr>
                <w:t>Requested by</w:t>
              </w:r>
            </w:ins>
          </w:p>
        </w:tc>
        <w:tc>
          <w:tcPr>
            <w:tcW w:w="8901" w:type="dxa"/>
          </w:tcPr>
          <w:p w14:paraId="79A6B8D8" w14:textId="371B8AF9" w:rsidR="007934C0" w:rsidRPr="00041215" w:rsidRDefault="007934C0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60" w:author="Johnson, Chris" w:date="2016-04-08T12:51:00Z"/>
              </w:rPr>
            </w:pPr>
            <w:ins w:id="361" w:author="Johnson, Chris" w:date="2016-04-08T12:51:00Z">
              <w:r>
                <w:t>Bianca Vasquez</w:t>
              </w:r>
            </w:ins>
          </w:p>
        </w:tc>
      </w:tr>
      <w:tr w:rsidR="007934C0" w:rsidRPr="00041215" w14:paraId="1260E49B" w14:textId="77777777" w:rsidTr="00397ACD">
        <w:trPr>
          <w:ins w:id="362" w:author="Johnson, Chris" w:date="2016-04-08T12:5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5181E0" w14:textId="77777777" w:rsidR="007934C0" w:rsidRPr="00041215" w:rsidRDefault="007934C0" w:rsidP="00397ACD">
            <w:pPr>
              <w:rPr>
                <w:ins w:id="363" w:author="Johnson, Chris" w:date="2016-04-08T12:51:00Z"/>
                <w:i w:val="0"/>
              </w:rPr>
            </w:pPr>
            <w:ins w:id="364" w:author="Johnson, Chris" w:date="2016-04-08T12:51:00Z">
              <w:r>
                <w:rPr>
                  <w:i w:val="0"/>
                </w:rPr>
                <w:t>Delivered Date</w:t>
              </w:r>
            </w:ins>
          </w:p>
        </w:tc>
        <w:tc>
          <w:tcPr>
            <w:tcW w:w="8901" w:type="dxa"/>
          </w:tcPr>
          <w:p w14:paraId="2CF01BA2" w14:textId="77777777" w:rsidR="007934C0" w:rsidRPr="00041215" w:rsidRDefault="007934C0" w:rsidP="00397A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365" w:author="Johnson, Chris" w:date="2016-04-08T12:51:00Z"/>
              </w:rPr>
            </w:pPr>
            <w:ins w:id="366" w:author="Johnson, Chris" w:date="2016-04-08T12:51:00Z">
              <w:r>
                <w:t>N/A</w:t>
              </w:r>
            </w:ins>
          </w:p>
        </w:tc>
      </w:tr>
      <w:tr w:rsidR="007934C0" w:rsidRPr="00041215" w14:paraId="6018D40C" w14:textId="77777777" w:rsidTr="00397A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ins w:id="367" w:author="Johnson, Chris" w:date="2016-04-08T12:51:00Z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A2EBE1D" w14:textId="77777777" w:rsidR="007934C0" w:rsidRPr="00041215" w:rsidRDefault="007934C0" w:rsidP="00397ACD">
            <w:pPr>
              <w:rPr>
                <w:ins w:id="368" w:author="Johnson, Chris" w:date="2016-04-08T12:51:00Z"/>
                <w:i w:val="0"/>
              </w:rPr>
            </w:pPr>
            <w:ins w:id="369" w:author="Johnson, Chris" w:date="2016-04-08T12:51:00Z">
              <w:r>
                <w:rPr>
                  <w:i w:val="0"/>
                </w:rPr>
                <w:t>Used by</w:t>
              </w:r>
            </w:ins>
          </w:p>
        </w:tc>
        <w:tc>
          <w:tcPr>
            <w:tcW w:w="8901" w:type="dxa"/>
          </w:tcPr>
          <w:p w14:paraId="5E403407" w14:textId="77777777" w:rsidR="007934C0" w:rsidRPr="00041215" w:rsidRDefault="007934C0" w:rsidP="00397A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ns w:id="370" w:author="Johnson, Chris" w:date="2016-04-08T12:51:00Z"/>
              </w:rPr>
            </w:pPr>
            <w:ins w:id="371" w:author="Johnson, Chris" w:date="2016-04-08T12:51:00Z">
              <w:r>
                <w:t>N/A</w:t>
              </w:r>
            </w:ins>
          </w:p>
        </w:tc>
      </w:tr>
    </w:tbl>
    <w:p w14:paraId="338BB297" w14:textId="77777777" w:rsidR="007934C0" w:rsidRDefault="007934C0" w:rsidP="007934C0">
      <w:pPr>
        <w:rPr>
          <w:ins w:id="372" w:author="Johnson, Chris" w:date="2016-04-08T12:51:00Z"/>
        </w:rPr>
      </w:pPr>
    </w:p>
    <w:p w14:paraId="114F29B8" w14:textId="0E2272EC" w:rsidR="007934C0" w:rsidRDefault="007934C0" w:rsidP="007934C0">
      <w:pPr>
        <w:rPr>
          <w:ins w:id="373" w:author="Johnson, Chris" w:date="2016-04-08T12:51:00Z"/>
        </w:rPr>
      </w:pPr>
      <w:ins w:id="374" w:author="Johnson, Chris" w:date="2016-04-08T12:51:00Z">
        <w:r>
          <w:t>Parameters</w:t>
        </w:r>
      </w:ins>
    </w:p>
    <w:p w14:paraId="250029AC" w14:textId="77777777" w:rsidR="007934C0" w:rsidRDefault="007934C0" w:rsidP="007934C0">
      <w:pPr>
        <w:rPr>
          <w:ins w:id="375" w:author="Johnson, Chris" w:date="2016-04-08T12:51:00Z"/>
        </w:rPr>
      </w:pPr>
      <w:ins w:id="376" w:author="Johnson, Chris" w:date="2016-04-08T12:51:00Z">
        <w:r>
          <w:t>These are filters picked before running the report</w:t>
        </w:r>
      </w:ins>
    </w:p>
    <w:p w14:paraId="4DC77262" w14:textId="005B37EC" w:rsidR="007934C0" w:rsidRDefault="007934C0" w:rsidP="007934C0">
      <w:pPr>
        <w:pStyle w:val="ListParagraph"/>
        <w:numPr>
          <w:ilvl w:val="1"/>
          <w:numId w:val="1"/>
        </w:numPr>
        <w:rPr>
          <w:ins w:id="377" w:author="Johnson, Chris" w:date="2016-04-08T12:51:00Z"/>
        </w:rPr>
      </w:pPr>
      <w:ins w:id="378" w:author="Johnson, Chris" w:date="2016-04-08T12:51:00Z">
        <w:r>
          <w:t>None</w:t>
        </w:r>
      </w:ins>
    </w:p>
    <w:p w14:paraId="777BF66F" w14:textId="77777777" w:rsidR="007934C0" w:rsidRDefault="007934C0" w:rsidP="007934C0">
      <w:pPr>
        <w:rPr>
          <w:ins w:id="379" w:author="Johnson, Chris" w:date="2016-04-08T12:51:00Z"/>
        </w:rPr>
      </w:pPr>
    </w:p>
    <w:p w14:paraId="69AA028C" w14:textId="77777777" w:rsidR="007934C0" w:rsidRDefault="007934C0" w:rsidP="007934C0">
      <w:pPr>
        <w:rPr>
          <w:ins w:id="380" w:author="Johnson, Chris" w:date="2016-04-08T12:51:00Z"/>
        </w:rPr>
      </w:pPr>
      <w:ins w:id="381" w:author="Johnson, Chris" w:date="2016-04-08T12:51:00Z">
        <w:r>
          <w:t>Final Report</w:t>
        </w:r>
      </w:ins>
    </w:p>
    <w:p w14:paraId="3A30A960" w14:textId="572511D5" w:rsidR="007934C0" w:rsidRDefault="007934C0" w:rsidP="007934C0">
      <w:pPr>
        <w:rPr>
          <w:ins w:id="382" w:author="Johnson, Chris" w:date="2016-04-08T12:51:00Z"/>
        </w:rPr>
      </w:pPr>
      <w:ins w:id="383" w:author="Johnson, Chris" w:date="2016-04-08T12:52:00Z">
        <w:r>
          <w:rPr>
            <w:noProof/>
            <w:lang w:eastAsia="en-GB"/>
          </w:rPr>
          <w:drawing>
            <wp:inline distT="0" distB="0" distL="0" distR="0" wp14:anchorId="4429FE35" wp14:editId="6E8E3174">
              <wp:extent cx="6645910" cy="3813810"/>
              <wp:effectExtent l="0" t="0" r="2540" b="0"/>
              <wp:docPr id="87" name="Picture 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45910" cy="38138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384" w:author="Johnson, Chris" w:date="2016-04-08T12:51:00Z">
        <w:r>
          <w:br w:type="page"/>
        </w:r>
      </w:ins>
    </w:p>
    <w:p w14:paraId="6FD04A40" w14:textId="77777777" w:rsidR="00BA7CB5" w:rsidRDefault="00BA7CB5" w:rsidP="00BA7CB5">
      <w:pPr>
        <w:pStyle w:val="Heading2"/>
      </w:pPr>
      <w:bookmarkStart w:id="385" w:name="_Toc447883411"/>
      <w:r>
        <w:lastRenderedPageBreak/>
        <w:t>Open Requisition Report</w:t>
      </w:r>
      <w:bookmarkEnd w:id="385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37F3DE2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4BD719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2BB568B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Monitoring requisitions that require approval</w:t>
            </w:r>
          </w:p>
        </w:tc>
      </w:tr>
      <w:tr w:rsidR="004F6BE5" w:rsidRPr="00041215" w14:paraId="621ED2F5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9F295C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2026D0F" w14:textId="77777777" w:rsidR="004F6BE5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Benjamin </w:t>
            </w:r>
            <w:proofErr w:type="spellStart"/>
            <w:r>
              <w:t>Hémond</w:t>
            </w:r>
            <w:proofErr w:type="spellEnd"/>
          </w:p>
        </w:tc>
      </w:tr>
      <w:tr w:rsidR="004F6BE5" w:rsidRPr="00041215" w14:paraId="334D8958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38FDA3E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50B4632D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31DE17B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09AC032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0BCC2618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purchasing</w:t>
            </w:r>
          </w:p>
        </w:tc>
      </w:tr>
    </w:tbl>
    <w:p w14:paraId="3040E61B" w14:textId="77777777" w:rsidR="004F6BE5" w:rsidRDefault="004F6BE5" w:rsidP="004F6BE5"/>
    <w:p w14:paraId="44C861BD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5648" behindDoc="0" locked="0" layoutInCell="1" allowOverlap="1" wp14:anchorId="556F8E3B" wp14:editId="33B060C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009524" cy="3695238"/>
            <wp:effectExtent l="19050" t="19050" r="10160" b="196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36952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565A77E2" w14:textId="77777777" w:rsidR="00750D08" w:rsidRDefault="00750D08" w:rsidP="00750D08">
      <w:r>
        <w:t>These are filters picked before running the report</w:t>
      </w:r>
    </w:p>
    <w:p w14:paraId="67B60C5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4E044D61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16197209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 Requisition Date</w:t>
      </w:r>
    </w:p>
    <w:p w14:paraId="6938770B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requisition date period</w:t>
      </w:r>
    </w:p>
    <w:p w14:paraId="363BCE8B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 Requisition Date</w:t>
      </w:r>
    </w:p>
    <w:p w14:paraId="2F6F7367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requisition date period</w:t>
      </w:r>
    </w:p>
    <w:p w14:paraId="61AB062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Buyer Name</w:t>
      </w:r>
    </w:p>
    <w:p w14:paraId="7917771B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If completed, then only run against this buyer</w:t>
      </w:r>
    </w:p>
    <w:p w14:paraId="14413375" w14:textId="77777777" w:rsidR="00750D08" w:rsidRDefault="00750D08" w:rsidP="004F6BE5"/>
    <w:p w14:paraId="245FD1AB" w14:textId="77777777" w:rsidR="00750D08" w:rsidRDefault="00750D08" w:rsidP="004F6BE5"/>
    <w:p w14:paraId="0AFB4F83" w14:textId="77777777" w:rsidR="00750D08" w:rsidRDefault="00750D08" w:rsidP="004F6BE5"/>
    <w:p w14:paraId="66260584" w14:textId="77777777" w:rsidR="00A42497" w:rsidRDefault="00A42497" w:rsidP="004F6BE5">
      <w:r>
        <w:t>Final Report</w:t>
      </w:r>
    </w:p>
    <w:p w14:paraId="5BAE8A3E" w14:textId="77777777" w:rsidR="00705D08" w:rsidRDefault="00750D08" w:rsidP="00705D08">
      <w:r>
        <w:rPr>
          <w:noProof/>
          <w:lang w:eastAsia="en-GB"/>
        </w:rPr>
        <w:drawing>
          <wp:inline distT="0" distB="0" distL="0" distR="0" wp14:anchorId="107C6E22" wp14:editId="1099D3AA">
            <wp:extent cx="6645910" cy="1851660"/>
            <wp:effectExtent l="19050" t="19050" r="21590" b="1524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1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1FA5EF0" w14:textId="77777777" w:rsidR="00BA7CB5" w:rsidRDefault="00BA7CB5" w:rsidP="00BA7CB5">
      <w:pPr>
        <w:pStyle w:val="Heading2"/>
      </w:pPr>
      <w:bookmarkStart w:id="386" w:name="_Toc447883412"/>
      <w:r>
        <w:lastRenderedPageBreak/>
        <w:t>Open Purchase Orders Stock</w:t>
      </w:r>
      <w:bookmarkEnd w:id="386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0B7705E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D19050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3E32109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 outstanding stock in purchase orders for manufacturing projects</w:t>
            </w:r>
          </w:p>
        </w:tc>
      </w:tr>
      <w:tr w:rsidR="004F6BE5" w:rsidRPr="00041215" w14:paraId="6356AA23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02B1CA7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0F71E6A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Matt Fantham</w:t>
            </w:r>
          </w:p>
        </w:tc>
      </w:tr>
      <w:tr w:rsidR="004F6BE5" w:rsidRPr="00041215" w14:paraId="480F846D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EC9F48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4B7BE61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07DC4301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5826BD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ED2CBAB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Manufacturing</w:t>
            </w:r>
          </w:p>
        </w:tc>
      </w:tr>
    </w:tbl>
    <w:p w14:paraId="280335B6" w14:textId="77777777" w:rsidR="004F6BE5" w:rsidRDefault="004F6BE5" w:rsidP="004F6BE5"/>
    <w:p w14:paraId="1E305160" w14:textId="77777777" w:rsidR="004F6BE5" w:rsidRDefault="00C36C1B" w:rsidP="004F6BE5"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 wp14:anchorId="7859D4E8" wp14:editId="2949B24E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1238095"/>
            <wp:effectExtent l="19050" t="19050" r="10160" b="1968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238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3EAE8393" w14:textId="77777777" w:rsidR="00750D08" w:rsidRDefault="00750D08" w:rsidP="00750D08">
      <w:r>
        <w:t>These are filters picked before running the report</w:t>
      </w:r>
    </w:p>
    <w:p w14:paraId="47FA84FB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0CC5E35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B470CF7" w14:textId="77777777" w:rsidR="00750D08" w:rsidRDefault="00A42497" w:rsidP="00705D08">
      <w:r>
        <w:t>Final Report</w:t>
      </w:r>
    </w:p>
    <w:p w14:paraId="1FC9475C" w14:textId="77777777" w:rsidR="00705D08" w:rsidRDefault="00750D08" w:rsidP="00705D08">
      <w:r>
        <w:rPr>
          <w:noProof/>
          <w:lang w:eastAsia="en-GB"/>
        </w:rPr>
        <w:drawing>
          <wp:inline distT="0" distB="0" distL="0" distR="0" wp14:anchorId="0B4A3514" wp14:editId="38E2F278">
            <wp:extent cx="6645910" cy="2686685"/>
            <wp:effectExtent l="19050" t="19050" r="21590" b="184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07C34FFE" w14:textId="77777777" w:rsidR="00BA7CB5" w:rsidRDefault="00BA7CB5" w:rsidP="00BA7CB5">
      <w:pPr>
        <w:pStyle w:val="Heading2"/>
      </w:pPr>
      <w:bookmarkStart w:id="387" w:name="_Toc447883413"/>
      <w:r>
        <w:lastRenderedPageBreak/>
        <w:t>Payment Run</w:t>
      </w:r>
      <w:bookmarkEnd w:id="387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7BED2910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6AE08642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28B7AA7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New version of Payment run, allowing the original report to be run by Invoice number or payment number</w:t>
            </w:r>
          </w:p>
        </w:tc>
      </w:tr>
      <w:tr w:rsidR="004F6BE5" w:rsidRPr="00041215" w14:paraId="2ADB4E98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4D4731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3B110B9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</w:tr>
      <w:tr w:rsidR="004F6BE5" w:rsidRPr="00041215" w14:paraId="405A037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62D85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D124124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4E1AF424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84453D5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5050FD87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 Finance</w:t>
            </w:r>
          </w:p>
        </w:tc>
      </w:tr>
    </w:tbl>
    <w:p w14:paraId="7B14E995" w14:textId="77777777" w:rsidR="004F6BE5" w:rsidRDefault="004F6BE5" w:rsidP="004F6BE5"/>
    <w:p w14:paraId="6C51F788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7696" behindDoc="0" locked="0" layoutInCell="1" allowOverlap="1" wp14:anchorId="757CB3E4" wp14:editId="4C0E2AE9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23809" cy="3476190"/>
            <wp:effectExtent l="19050" t="19050" r="10160" b="1016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3476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F9206BB" w14:textId="77777777" w:rsidR="00750D08" w:rsidRDefault="00750D08" w:rsidP="00750D08">
      <w:r>
        <w:t>These are filters picked before running the report</w:t>
      </w:r>
    </w:p>
    <w:p w14:paraId="4019042F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1AC24728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A30995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Payment/Invoice</w:t>
      </w:r>
    </w:p>
    <w:p w14:paraId="2577168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Payment – search by payment number</w:t>
      </w:r>
    </w:p>
    <w:p w14:paraId="64A7881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Invoice – search by invoice number</w:t>
      </w:r>
    </w:p>
    <w:p w14:paraId="0A1DA94A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Payment/Invoice #</w:t>
      </w:r>
    </w:p>
    <w:p w14:paraId="2EF42CD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The reference to search</w:t>
      </w:r>
    </w:p>
    <w:p w14:paraId="6867F27D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Supplier</w:t>
      </w:r>
    </w:p>
    <w:p w14:paraId="76CE97D3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If completed, then only run against this Supplier</w:t>
      </w:r>
    </w:p>
    <w:p w14:paraId="6EA36180" w14:textId="77777777" w:rsidR="00170FE8" w:rsidRDefault="00170FE8" w:rsidP="004F6BE5"/>
    <w:p w14:paraId="0CE0626A" w14:textId="77777777" w:rsidR="00170FE8" w:rsidRDefault="00A42497" w:rsidP="004F6BE5">
      <w:r>
        <w:t>Final Report</w:t>
      </w:r>
    </w:p>
    <w:p w14:paraId="172C3A2D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6911ADD" wp14:editId="17C0718B">
            <wp:extent cx="6645910" cy="1936750"/>
            <wp:effectExtent l="19050" t="19050" r="21590" b="2540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6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16C096A2" w14:textId="77777777" w:rsidR="00BA7CB5" w:rsidRDefault="00BA7CB5" w:rsidP="00BA7CB5">
      <w:pPr>
        <w:pStyle w:val="Heading2"/>
      </w:pPr>
      <w:bookmarkStart w:id="388" w:name="_Toc447883414"/>
      <w:r>
        <w:lastRenderedPageBreak/>
        <w:t>Pick List</w:t>
      </w:r>
      <w:bookmarkEnd w:id="388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75A8499D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5F86DC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6CC5A719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</w:t>
            </w:r>
          </w:p>
        </w:tc>
      </w:tr>
      <w:tr w:rsidR="004F6BE5" w:rsidRPr="00041215" w14:paraId="0BFC086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1CFCA7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77156CC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4F6BE5" w:rsidRPr="00041215" w14:paraId="6FCA6416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DA60A8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ABAEAB0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7982B555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26E8D7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635D03F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267383C7" w14:textId="77777777" w:rsidR="004F6BE5" w:rsidRDefault="004F6BE5" w:rsidP="004F6BE5"/>
    <w:p w14:paraId="3893338C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8720" behindDoc="0" locked="0" layoutInCell="1" allowOverlap="1" wp14:anchorId="4CD0B27E" wp14:editId="7D5C732C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580765" cy="2101215"/>
            <wp:effectExtent l="19050" t="19050" r="19685" b="1333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294"/>
                    <a:stretch/>
                  </pic:blipFill>
                  <pic:spPr bwMode="auto">
                    <a:xfrm>
                      <a:off x="0" y="0"/>
                      <a:ext cx="3580952" cy="21018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accent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22D5BED" w14:textId="77777777" w:rsidR="00750D08" w:rsidRDefault="00750D08" w:rsidP="00750D08">
      <w:r>
        <w:t>These are filters picked before running the report</w:t>
      </w:r>
    </w:p>
    <w:p w14:paraId="212C5350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C84F117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5321E5B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56762F3D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0EFF12E0" w14:textId="77777777" w:rsidR="00170FE8" w:rsidRDefault="00170FE8" w:rsidP="004F6BE5"/>
    <w:p w14:paraId="6A83DB70" w14:textId="77777777" w:rsidR="00170FE8" w:rsidRDefault="00170FE8" w:rsidP="004F6BE5"/>
    <w:p w14:paraId="5F863D24" w14:textId="77777777" w:rsidR="00170FE8" w:rsidRDefault="00170FE8" w:rsidP="004F6BE5"/>
    <w:p w14:paraId="3BE465AB" w14:textId="77777777" w:rsidR="00170FE8" w:rsidRDefault="00A42497" w:rsidP="004F6BE5">
      <w:r>
        <w:t>Final Report</w:t>
      </w:r>
    </w:p>
    <w:p w14:paraId="441D37EC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5EBB524C" wp14:editId="53511C6D">
            <wp:extent cx="6645910" cy="2300605"/>
            <wp:effectExtent l="19050" t="19050" r="2159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0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2FF73AAB" w14:textId="77777777" w:rsidR="00BA7CB5" w:rsidRDefault="00BA7CB5" w:rsidP="00BA7CB5">
      <w:pPr>
        <w:pStyle w:val="Heading2"/>
      </w:pPr>
      <w:bookmarkStart w:id="389" w:name="_Toc447883415"/>
      <w:r>
        <w:lastRenderedPageBreak/>
        <w:t>Pick List Job Breakdown</w:t>
      </w:r>
      <w:bookmarkEnd w:id="389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5CDEE65E" w14:textId="77777777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3A92751C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1FA3757C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job</w:t>
            </w:r>
          </w:p>
        </w:tc>
      </w:tr>
      <w:tr w:rsidR="00A42497" w:rsidRPr="00041215" w14:paraId="0B2E7970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38998F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0C67F4FE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5CBD3234" w14:textId="77777777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0F563E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310660D2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55884E72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13BCD8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4E48AFAD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69365A02" w14:textId="77777777" w:rsidR="004F6BE5" w:rsidRDefault="004F6BE5" w:rsidP="004F6BE5"/>
    <w:p w14:paraId="6527DC76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79744" behindDoc="0" locked="0" layoutInCell="1" allowOverlap="1" wp14:anchorId="69BC743C" wp14:editId="7DC41E8D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42857" cy="2000000"/>
            <wp:effectExtent l="19050" t="19050" r="10160" b="1968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2000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45417D9F" w14:textId="77777777" w:rsidR="00750D08" w:rsidRDefault="00750D08" w:rsidP="00750D08">
      <w:r>
        <w:t>These are filters picked before running the report</w:t>
      </w:r>
    </w:p>
    <w:p w14:paraId="7C7D2608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82908F9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94A3345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7E9D866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7C39066F" w14:textId="77777777" w:rsidR="00A42497" w:rsidRDefault="00A42497" w:rsidP="00A42497"/>
    <w:p w14:paraId="32B8D061" w14:textId="77777777" w:rsidR="00A42497" w:rsidRDefault="00A42497" w:rsidP="00A42497"/>
    <w:p w14:paraId="771EDD0C" w14:textId="77777777" w:rsidR="00A42497" w:rsidRDefault="00A42497" w:rsidP="00A42497">
      <w:r>
        <w:t>Final Report</w:t>
      </w:r>
    </w:p>
    <w:p w14:paraId="7612FDF5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67D4F19E" wp14:editId="6F4637E7">
            <wp:extent cx="6645910" cy="2967355"/>
            <wp:effectExtent l="19050" t="19050" r="21590" b="2349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7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51A58FB9" w14:textId="77777777" w:rsidR="004F6BE5" w:rsidRDefault="00BA7CB5" w:rsidP="00BA7CB5">
      <w:pPr>
        <w:pStyle w:val="Heading2"/>
      </w:pPr>
      <w:bookmarkStart w:id="390" w:name="_Toc447883416"/>
      <w:r>
        <w:lastRenderedPageBreak/>
        <w:t>Pick List Reserved Lots</w:t>
      </w:r>
      <w:bookmarkEnd w:id="390"/>
    </w:p>
    <w:tbl>
      <w:tblPr>
        <w:tblStyle w:val="GridTable3-Accent1"/>
        <w:tblW w:w="0" w:type="auto"/>
        <w:tblLook w:val="04A0" w:firstRow="1" w:lastRow="0" w:firstColumn="1" w:lastColumn="0" w:noHBand="0" w:noVBand="1"/>
      </w:tblPr>
      <w:tblGrid>
        <w:gridCol w:w="1555"/>
        <w:gridCol w:w="8901"/>
      </w:tblGrid>
      <w:tr w:rsidR="00A42497" w:rsidRPr="00041215" w14:paraId="73F341EA" w14:textId="77777777" w:rsidTr="00A424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7877F74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431576A" w14:textId="77777777" w:rsidR="00A42497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reserved stock for planned job (and all relevant sub jobs)</w:t>
            </w:r>
          </w:p>
        </w:tc>
      </w:tr>
      <w:tr w:rsidR="00A42497" w:rsidRPr="00041215" w14:paraId="3144DE59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34A7FD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D1D8A06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019D33C4" w14:textId="77777777" w:rsidTr="00A424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A12D1D3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F086F27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3B17D88F" w14:textId="77777777" w:rsidTr="00A424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D79EC7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8F2F118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1CDBB5F0" w14:textId="77777777" w:rsidR="004F6BE5" w:rsidRDefault="004F6BE5" w:rsidP="004F6BE5"/>
    <w:p w14:paraId="33DF7B06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73DB7C45" wp14:editId="463B5DE0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04762" cy="1971429"/>
            <wp:effectExtent l="19050" t="19050" r="10160" b="1016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F7F6FEC" w14:textId="77777777" w:rsidR="00750D08" w:rsidRDefault="00750D08" w:rsidP="00750D08">
      <w:r>
        <w:t>These are filters picked before running the report</w:t>
      </w:r>
    </w:p>
    <w:p w14:paraId="76F562EF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3EE15F7D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6719113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47B5ED14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2954F567" w14:textId="77777777" w:rsidR="00A42497" w:rsidRDefault="00A42497" w:rsidP="00A42497"/>
    <w:p w14:paraId="3B5741CA" w14:textId="77777777" w:rsidR="00A42497" w:rsidRDefault="00A42497" w:rsidP="00A42497">
      <w:r>
        <w:t>Final Report</w:t>
      </w:r>
    </w:p>
    <w:p w14:paraId="1D83C644" w14:textId="77777777" w:rsidR="00705D08" w:rsidRDefault="00170FE8" w:rsidP="00705D08">
      <w:r>
        <w:rPr>
          <w:noProof/>
          <w:lang w:eastAsia="en-GB"/>
        </w:rPr>
        <w:drawing>
          <wp:inline distT="0" distB="0" distL="0" distR="0" wp14:anchorId="6E8D291F" wp14:editId="386F86CB">
            <wp:extent cx="6645910" cy="1983740"/>
            <wp:effectExtent l="19050" t="19050" r="21590" b="165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7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05D08">
        <w:br w:type="page"/>
      </w:r>
    </w:p>
    <w:p w14:paraId="6359D70C" w14:textId="77777777" w:rsidR="00BA7CB5" w:rsidRDefault="00BA7CB5" w:rsidP="00BA7CB5">
      <w:pPr>
        <w:pStyle w:val="Heading2"/>
      </w:pPr>
      <w:bookmarkStart w:id="391" w:name="_Toc447883417"/>
      <w:r>
        <w:lastRenderedPageBreak/>
        <w:t>Pick List Work Centre</w:t>
      </w:r>
      <w:bookmarkEnd w:id="391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2D6CA3AE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089BD7FB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5DB96BE2" w14:textId="77777777" w:rsidR="004F6BE5" w:rsidRPr="00041215" w:rsidRDefault="00A42497" w:rsidP="00A424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to find all stock for planned job (and all relevant sub jobs), split by each work centre</w:t>
            </w:r>
          </w:p>
        </w:tc>
      </w:tr>
      <w:tr w:rsidR="00A42497" w:rsidRPr="00041215" w14:paraId="7488B8C6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D0173D" w14:textId="77777777" w:rsidR="00A42497" w:rsidRPr="00041215" w:rsidRDefault="00A42497" w:rsidP="00A42497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9184E83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Bryan Vickers</w:t>
            </w:r>
          </w:p>
        </w:tc>
      </w:tr>
      <w:tr w:rsidR="00A42497" w:rsidRPr="00041215" w14:paraId="09110FEA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C25852E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6731C4B" w14:textId="77777777" w:rsidR="00A42497" w:rsidRPr="00041215" w:rsidRDefault="00A42497" w:rsidP="00A424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A42497" w:rsidRPr="00041215" w14:paraId="0674C0B2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9C2CFE" w14:textId="77777777" w:rsidR="00A42497" w:rsidRPr="00041215" w:rsidRDefault="00A42497" w:rsidP="00A42497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7876F3D2" w14:textId="77777777" w:rsidR="00A42497" w:rsidRPr="00041215" w:rsidRDefault="00A42497" w:rsidP="00A424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PBP Manufacturing</w:t>
            </w:r>
          </w:p>
        </w:tc>
      </w:tr>
    </w:tbl>
    <w:p w14:paraId="48111473" w14:textId="77777777" w:rsidR="004F6BE5" w:rsidRDefault="004F6BE5" w:rsidP="004F6BE5"/>
    <w:p w14:paraId="524A6AED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1792" behindDoc="0" locked="0" layoutInCell="1" allowOverlap="1" wp14:anchorId="2992EF64" wp14:editId="04F69A69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3714286" cy="1971429"/>
            <wp:effectExtent l="19050" t="19050" r="19685" b="1016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9714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0BF4D633" w14:textId="77777777" w:rsidR="00750D08" w:rsidRDefault="00750D08" w:rsidP="00750D08">
      <w:r>
        <w:t>These are filters picked before running the report</w:t>
      </w:r>
    </w:p>
    <w:p w14:paraId="4ACA1CAC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46BACA86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06F860EF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Master Job</w:t>
      </w:r>
    </w:p>
    <w:p w14:paraId="01AB53AC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Project job to search for</w:t>
      </w:r>
    </w:p>
    <w:p w14:paraId="24B58C5B" w14:textId="77777777" w:rsidR="00A42497" w:rsidRDefault="00A42497" w:rsidP="00A42497"/>
    <w:p w14:paraId="63D6529B" w14:textId="77777777" w:rsidR="00A42497" w:rsidRDefault="00A42497" w:rsidP="00A42497">
      <w:r>
        <w:t>Final Report</w:t>
      </w:r>
    </w:p>
    <w:p w14:paraId="302BE318" w14:textId="77777777" w:rsidR="00D73A4F" w:rsidRDefault="00170FE8" w:rsidP="00D73A4F">
      <w:r>
        <w:rPr>
          <w:noProof/>
          <w:lang w:eastAsia="en-GB"/>
        </w:rPr>
        <w:drawing>
          <wp:inline distT="0" distB="0" distL="0" distR="0" wp14:anchorId="038E61C6" wp14:editId="0849A22E">
            <wp:extent cx="6645910" cy="3684270"/>
            <wp:effectExtent l="19050" t="19050" r="21590" b="1143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42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73A4F">
        <w:br w:type="page"/>
      </w:r>
    </w:p>
    <w:p w14:paraId="1EB3E0F2" w14:textId="77777777" w:rsidR="003E2A7F" w:rsidRDefault="00BA7CB5" w:rsidP="00BA7CB5">
      <w:pPr>
        <w:pStyle w:val="Heading2"/>
      </w:pPr>
      <w:bookmarkStart w:id="392" w:name="_Toc447883418"/>
      <w:r>
        <w:lastRenderedPageBreak/>
        <w:t>Purchase Order Details</w:t>
      </w:r>
      <w:bookmarkEnd w:id="392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37BD7C3A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5C9537E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4794EFBA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 details of Purchase Orders for a specified period of time</w:t>
            </w:r>
          </w:p>
        </w:tc>
      </w:tr>
      <w:tr w:rsidR="004F6BE5" w:rsidRPr="00041215" w14:paraId="60BA55ED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B5385BF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4E3EF7EE" w14:textId="77777777"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F6BE5" w:rsidRPr="00041215" w14:paraId="67C23D56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77F579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1B500450" w14:textId="77777777" w:rsidR="004F6BE5" w:rsidRPr="00041215" w:rsidRDefault="004F6BE5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F6BE5" w:rsidRPr="00041215" w14:paraId="62ED7569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1B80900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2C3E0909" w14:textId="77777777" w:rsidR="004F6BE5" w:rsidRPr="00041215" w:rsidRDefault="004F6BE5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ABE2080" w14:textId="77777777" w:rsidR="004F6BE5" w:rsidRDefault="004F6BE5" w:rsidP="004F6BE5"/>
    <w:p w14:paraId="7AF1A2CB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2816" behindDoc="0" locked="0" layoutInCell="1" allowOverlap="1" wp14:anchorId="0BDF6980" wp14:editId="14DEFC1D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346286" cy="3016155"/>
            <wp:effectExtent l="19050" t="19050" r="16510" b="1333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286" cy="3016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22FF2CD9" w14:textId="77777777" w:rsidR="00750D08" w:rsidRDefault="00750D08" w:rsidP="00750D08">
      <w:r>
        <w:t>These are filters picked before running the report</w:t>
      </w:r>
    </w:p>
    <w:p w14:paraId="32685846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680F4E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2E3B7D6C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14:paraId="3B475A79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of entry dates</w:t>
      </w:r>
    </w:p>
    <w:p w14:paraId="3B669D50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14:paraId="6AADD93B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of entry dates</w:t>
      </w:r>
    </w:p>
    <w:p w14:paraId="2A739E1A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Status</w:t>
      </w:r>
    </w:p>
    <w:p w14:paraId="308513FA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Purchase Order status to run against</w:t>
      </w:r>
    </w:p>
    <w:p w14:paraId="7C5C3110" w14:textId="77777777" w:rsidR="00170FE8" w:rsidRDefault="00A42497" w:rsidP="004F6BE5">
      <w:r>
        <w:t>Final Report</w:t>
      </w:r>
    </w:p>
    <w:p w14:paraId="77D32B72" w14:textId="77777777" w:rsidR="004B6639" w:rsidRDefault="00170FE8" w:rsidP="004B6639">
      <w:r>
        <w:rPr>
          <w:noProof/>
          <w:lang w:eastAsia="en-GB"/>
        </w:rPr>
        <w:drawing>
          <wp:inline distT="0" distB="0" distL="0" distR="0" wp14:anchorId="497AA93F" wp14:editId="01BB9F05">
            <wp:extent cx="6645910" cy="2306955"/>
            <wp:effectExtent l="19050" t="19050" r="21590" b="171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6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B6639">
        <w:br w:type="page"/>
      </w:r>
    </w:p>
    <w:p w14:paraId="7B369F55" w14:textId="77777777" w:rsidR="00BA7CB5" w:rsidRDefault="00BA7CB5" w:rsidP="00BA7CB5">
      <w:pPr>
        <w:pStyle w:val="Heading2"/>
      </w:pPr>
      <w:bookmarkStart w:id="393" w:name="_Toc447883419"/>
      <w:r>
        <w:lastRenderedPageBreak/>
        <w:t>Purchase Order E Signature</w:t>
      </w:r>
      <w:bookmarkEnd w:id="393"/>
    </w:p>
    <w:tbl>
      <w:tblPr>
        <w:tblStyle w:val="GridTable3-Accent1"/>
        <w:tblW w:w="0" w:type="auto"/>
        <w:tblInd w:w="5" w:type="dxa"/>
        <w:tblLook w:val="04A0" w:firstRow="1" w:lastRow="0" w:firstColumn="1" w:lastColumn="0" w:noHBand="0" w:noVBand="1"/>
      </w:tblPr>
      <w:tblGrid>
        <w:gridCol w:w="1555"/>
        <w:gridCol w:w="8901"/>
      </w:tblGrid>
      <w:tr w:rsidR="004F6BE5" w:rsidRPr="00041215" w14:paraId="073482F1" w14:textId="77777777" w:rsidTr="00E97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798B87D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78E869EC" w14:textId="77777777" w:rsidR="004F6BE5" w:rsidRPr="00041215" w:rsidRDefault="00A42497" w:rsidP="00E9719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Report of changes made to purchase orders between two dates</w:t>
            </w:r>
          </w:p>
        </w:tc>
      </w:tr>
      <w:tr w:rsidR="004F6BE5" w:rsidRPr="00041215" w14:paraId="1A95B42E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49002F0" w14:textId="77777777" w:rsidR="004F6BE5" w:rsidRPr="00041215" w:rsidRDefault="004F6BE5" w:rsidP="00E97199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23CD6B2F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Liz Collins</w:t>
            </w:r>
          </w:p>
        </w:tc>
      </w:tr>
      <w:tr w:rsidR="004F6BE5" w:rsidRPr="00041215" w14:paraId="196D14AB" w14:textId="77777777" w:rsidTr="00E97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C2E14D6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0EE24491" w14:textId="77777777" w:rsidR="004F6BE5" w:rsidRPr="00041215" w:rsidRDefault="00A42497" w:rsidP="00E97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4F6BE5" w:rsidRPr="00041215" w14:paraId="4079F9DD" w14:textId="77777777" w:rsidTr="00E97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8BE9B1F" w14:textId="77777777" w:rsidR="004F6BE5" w:rsidRPr="00041215" w:rsidRDefault="004F6BE5" w:rsidP="00E97199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1351B42E" w14:textId="77777777" w:rsidR="004F6BE5" w:rsidRPr="00041215" w:rsidRDefault="00A42497" w:rsidP="00E97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PBL Finance</w:t>
            </w:r>
          </w:p>
        </w:tc>
      </w:tr>
    </w:tbl>
    <w:p w14:paraId="2273731F" w14:textId="77777777" w:rsidR="004F6BE5" w:rsidRDefault="004F6BE5" w:rsidP="004F6BE5"/>
    <w:p w14:paraId="42142BF3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3840" behindDoc="0" locked="0" layoutInCell="1" allowOverlap="1" wp14:anchorId="15D04116" wp14:editId="715D9A4B">
            <wp:simplePos x="0" y="0"/>
            <wp:positionH relativeFrom="margin">
              <wp:align>right</wp:align>
            </wp:positionH>
            <wp:positionV relativeFrom="paragraph">
              <wp:posOffset>23590</wp:posOffset>
            </wp:positionV>
            <wp:extent cx="4462818" cy="2953749"/>
            <wp:effectExtent l="19050" t="19050" r="13970" b="1841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818" cy="29537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1AE6F241" w14:textId="77777777" w:rsidR="00750D08" w:rsidRDefault="00750D08" w:rsidP="00750D08">
      <w:r>
        <w:t>These are filters picked before running the report</w:t>
      </w:r>
    </w:p>
    <w:p w14:paraId="28E86D73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77BB9357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2106424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Transaction Type</w:t>
      </w:r>
    </w:p>
    <w:p w14:paraId="79DEBCE0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Type of changes to run against</w:t>
      </w:r>
    </w:p>
    <w:p w14:paraId="7100CAB1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From</w:t>
      </w:r>
    </w:p>
    <w:p w14:paraId="466CE91A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Start of period for date of change</w:t>
      </w:r>
    </w:p>
    <w:p w14:paraId="5B376D93" w14:textId="77777777" w:rsidR="00A42497" w:rsidRDefault="00A42497" w:rsidP="00A42497">
      <w:pPr>
        <w:pStyle w:val="ListParagraph"/>
        <w:numPr>
          <w:ilvl w:val="0"/>
          <w:numId w:val="1"/>
        </w:numPr>
      </w:pPr>
      <w:r>
        <w:t>Enter To</w:t>
      </w:r>
    </w:p>
    <w:p w14:paraId="78738627" w14:textId="77777777" w:rsidR="00A42497" w:rsidRDefault="00A42497" w:rsidP="00A42497">
      <w:pPr>
        <w:pStyle w:val="ListParagraph"/>
        <w:numPr>
          <w:ilvl w:val="1"/>
          <w:numId w:val="1"/>
        </w:numPr>
      </w:pPr>
      <w:r>
        <w:t>End of period for date of change</w:t>
      </w:r>
    </w:p>
    <w:p w14:paraId="02EE79A3" w14:textId="77777777" w:rsidR="00170FE8" w:rsidRDefault="00A42497" w:rsidP="004F6BE5">
      <w:r>
        <w:t>Final Report</w:t>
      </w:r>
    </w:p>
    <w:p w14:paraId="11BD123F" w14:textId="77777777" w:rsidR="007F38BC" w:rsidRDefault="00170FE8" w:rsidP="007F38BC">
      <w:r>
        <w:rPr>
          <w:noProof/>
          <w:lang w:eastAsia="en-GB"/>
        </w:rPr>
        <w:drawing>
          <wp:inline distT="0" distB="0" distL="0" distR="0" wp14:anchorId="2EF53405" wp14:editId="0FD97890">
            <wp:extent cx="6645910" cy="2438400"/>
            <wp:effectExtent l="19050" t="19050" r="21590" b="190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8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F38BC">
        <w:br w:type="page"/>
      </w:r>
    </w:p>
    <w:p w14:paraId="1D71BEED" w14:textId="77777777" w:rsidR="00BA7CB5" w:rsidRDefault="00BA7CB5" w:rsidP="00BA7CB5">
      <w:pPr>
        <w:pStyle w:val="Heading2"/>
      </w:pPr>
      <w:bookmarkStart w:id="394" w:name="_Toc447883420"/>
      <w:r>
        <w:lastRenderedPageBreak/>
        <w:t>Unpaid Asse</w:t>
      </w:r>
      <w:r w:rsidR="00705D08">
        <w:t>t</w:t>
      </w:r>
      <w:r>
        <w:t>s Accounts Payable</w:t>
      </w:r>
      <w:bookmarkEnd w:id="394"/>
    </w:p>
    <w:tbl>
      <w:tblPr>
        <w:tblStyle w:val="GridTable3-Accent1"/>
        <w:tblW w:w="19357" w:type="dxa"/>
        <w:tblLook w:val="04A0" w:firstRow="1" w:lastRow="0" w:firstColumn="1" w:lastColumn="0" w:noHBand="0" w:noVBand="1"/>
      </w:tblPr>
      <w:tblGrid>
        <w:gridCol w:w="1555"/>
        <w:gridCol w:w="8901"/>
        <w:gridCol w:w="8901"/>
      </w:tblGrid>
      <w:tr w:rsidR="003674F1" w:rsidRPr="00041215" w14:paraId="46C92E6C" w14:textId="77777777" w:rsidTr="00367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2FB651E1" w14:textId="77777777" w:rsidR="003674F1" w:rsidRPr="00041215" w:rsidRDefault="003674F1" w:rsidP="003674F1">
            <w:pPr>
              <w:rPr>
                <w:i w:val="0"/>
              </w:rPr>
            </w:pPr>
            <w:r>
              <w:rPr>
                <w:i w:val="0"/>
              </w:rPr>
              <w:t>Description</w:t>
            </w:r>
          </w:p>
        </w:tc>
        <w:tc>
          <w:tcPr>
            <w:tcW w:w="8901" w:type="dxa"/>
          </w:tcPr>
          <w:p w14:paraId="006FFF08" w14:textId="77777777" w:rsidR="003674F1" w:rsidRPr="00041215" w:rsidRDefault="003674F1" w:rsidP="00367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Accounts Payable – Unpaid Assets, created by Prometic</w:t>
            </w:r>
          </w:p>
        </w:tc>
        <w:tc>
          <w:tcPr>
            <w:tcW w:w="8901" w:type="dxa"/>
          </w:tcPr>
          <w:p w14:paraId="639784A9" w14:textId="77777777" w:rsidR="003674F1" w:rsidRPr="00041215" w:rsidRDefault="003674F1" w:rsidP="00367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74F1" w:rsidRPr="00041215" w14:paraId="439794A6" w14:textId="77777777" w:rsidTr="00367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06C12C" w14:textId="77777777" w:rsidR="003674F1" w:rsidRPr="00041215" w:rsidRDefault="003674F1" w:rsidP="003674F1">
            <w:pPr>
              <w:rPr>
                <w:i w:val="0"/>
              </w:rPr>
            </w:pPr>
            <w:r w:rsidRPr="00041215">
              <w:rPr>
                <w:i w:val="0"/>
              </w:rPr>
              <w:t>Requested by</w:t>
            </w:r>
          </w:p>
        </w:tc>
        <w:tc>
          <w:tcPr>
            <w:tcW w:w="8901" w:type="dxa"/>
          </w:tcPr>
          <w:p w14:paraId="312D89F4" w14:textId="77777777"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Bianca Vasquez</w:t>
            </w:r>
          </w:p>
        </w:tc>
        <w:tc>
          <w:tcPr>
            <w:tcW w:w="8901" w:type="dxa"/>
          </w:tcPr>
          <w:p w14:paraId="3B122EBB" w14:textId="77777777"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674F1" w:rsidRPr="00041215" w14:paraId="14ABA0E4" w14:textId="77777777" w:rsidTr="00367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92E808B" w14:textId="77777777" w:rsidR="003674F1" w:rsidRPr="00041215" w:rsidRDefault="003674F1" w:rsidP="003674F1">
            <w:pPr>
              <w:rPr>
                <w:i w:val="0"/>
              </w:rPr>
            </w:pPr>
            <w:r>
              <w:rPr>
                <w:i w:val="0"/>
              </w:rPr>
              <w:t>Delivered Date</w:t>
            </w:r>
          </w:p>
        </w:tc>
        <w:tc>
          <w:tcPr>
            <w:tcW w:w="8901" w:type="dxa"/>
          </w:tcPr>
          <w:p w14:paraId="78061EF9" w14:textId="77777777" w:rsidR="003674F1" w:rsidRPr="00041215" w:rsidRDefault="003674F1" w:rsidP="00367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8901" w:type="dxa"/>
          </w:tcPr>
          <w:p w14:paraId="1DDF256E" w14:textId="77777777" w:rsidR="003674F1" w:rsidRPr="00041215" w:rsidRDefault="003674F1" w:rsidP="00367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674F1" w:rsidRPr="00041215" w14:paraId="7BC46659" w14:textId="77777777" w:rsidTr="00367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747F996" w14:textId="77777777" w:rsidR="003674F1" w:rsidRPr="00041215" w:rsidRDefault="003674F1" w:rsidP="003674F1">
            <w:pPr>
              <w:rPr>
                <w:i w:val="0"/>
              </w:rPr>
            </w:pPr>
            <w:r>
              <w:rPr>
                <w:i w:val="0"/>
              </w:rPr>
              <w:t>Used by</w:t>
            </w:r>
          </w:p>
        </w:tc>
        <w:tc>
          <w:tcPr>
            <w:tcW w:w="8901" w:type="dxa"/>
          </w:tcPr>
          <w:p w14:paraId="3F3EB028" w14:textId="77777777"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PBI/PBL finance</w:t>
            </w:r>
          </w:p>
        </w:tc>
        <w:tc>
          <w:tcPr>
            <w:tcW w:w="8901" w:type="dxa"/>
          </w:tcPr>
          <w:p w14:paraId="62F8BF01" w14:textId="77777777" w:rsidR="003674F1" w:rsidRPr="00041215" w:rsidRDefault="003674F1" w:rsidP="00367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8974E22" w14:textId="77777777" w:rsidR="004F6BE5" w:rsidRDefault="004F6BE5" w:rsidP="004F6BE5"/>
    <w:p w14:paraId="1F9D341D" w14:textId="77777777" w:rsidR="004F6BE5" w:rsidRDefault="00B8149D" w:rsidP="004F6BE5">
      <w:r>
        <w:rPr>
          <w:noProof/>
          <w:lang w:eastAsia="en-GB"/>
        </w:rPr>
        <w:drawing>
          <wp:anchor distT="0" distB="0" distL="114300" distR="114300" simplePos="0" relativeHeight="251684864" behindDoc="0" locked="0" layoutInCell="1" allowOverlap="1" wp14:anchorId="24F2F080" wp14:editId="17011D38">
            <wp:simplePos x="0" y="0"/>
            <wp:positionH relativeFrom="margin">
              <wp:align>right</wp:align>
            </wp:positionH>
            <wp:positionV relativeFrom="paragraph">
              <wp:posOffset>23589</wp:posOffset>
            </wp:positionV>
            <wp:extent cx="3704762" cy="1980952"/>
            <wp:effectExtent l="19050" t="19050" r="10160" b="1968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98095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6BE5">
        <w:t>Parameters</w:t>
      </w:r>
    </w:p>
    <w:p w14:paraId="6CE4F421" w14:textId="77777777" w:rsidR="00750D08" w:rsidRDefault="00750D08" w:rsidP="00750D08">
      <w:r>
        <w:t>These are filters picked before running the report</w:t>
      </w:r>
    </w:p>
    <w:p w14:paraId="26768DA7" w14:textId="77777777" w:rsidR="00750D08" w:rsidRDefault="00750D08" w:rsidP="00750D08">
      <w:pPr>
        <w:pStyle w:val="ListParagraph"/>
        <w:numPr>
          <w:ilvl w:val="0"/>
          <w:numId w:val="1"/>
        </w:numPr>
      </w:pPr>
      <w:r>
        <w:t>Company</w:t>
      </w:r>
    </w:p>
    <w:p w14:paraId="2D24F64B" w14:textId="77777777" w:rsidR="00750D08" w:rsidRDefault="00750D08" w:rsidP="00750D08">
      <w:pPr>
        <w:pStyle w:val="ListParagraph"/>
        <w:numPr>
          <w:ilvl w:val="1"/>
          <w:numId w:val="1"/>
        </w:numPr>
      </w:pPr>
      <w:r>
        <w:t>The Syspro company ID to run against (PBL = 10)</w:t>
      </w:r>
    </w:p>
    <w:p w14:paraId="7E095EAE" w14:textId="77777777" w:rsidR="003674F1" w:rsidRDefault="003674F1" w:rsidP="003674F1">
      <w:pPr>
        <w:pStyle w:val="ListParagraph"/>
        <w:numPr>
          <w:ilvl w:val="0"/>
          <w:numId w:val="1"/>
        </w:numPr>
      </w:pPr>
      <w:r>
        <w:t>Period</w:t>
      </w:r>
    </w:p>
    <w:p w14:paraId="48822555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P1 – this period</w:t>
      </w:r>
    </w:p>
    <w:p w14:paraId="43DF0BEA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P2 – last period</w:t>
      </w:r>
    </w:p>
    <w:p w14:paraId="5ED8E846" w14:textId="77777777" w:rsidR="003674F1" w:rsidRDefault="003674F1" w:rsidP="003674F1">
      <w:pPr>
        <w:pStyle w:val="ListParagraph"/>
        <w:numPr>
          <w:ilvl w:val="1"/>
          <w:numId w:val="1"/>
        </w:numPr>
      </w:pPr>
      <w:r>
        <w:t>P3 – last period - 1</w:t>
      </w:r>
    </w:p>
    <w:p w14:paraId="42539E38" w14:textId="77777777" w:rsidR="00170FE8" w:rsidRDefault="003674F1" w:rsidP="009C39E1">
      <w:r>
        <w:t>Final Report</w:t>
      </w:r>
    </w:p>
    <w:p w14:paraId="1CE9AD8D" w14:textId="77777777" w:rsidR="009C39E1" w:rsidRDefault="00750D08" w:rsidP="009C39E1">
      <w:r>
        <w:rPr>
          <w:noProof/>
          <w:lang w:eastAsia="en-GB"/>
        </w:rPr>
        <w:drawing>
          <wp:inline distT="0" distB="0" distL="0" distR="0" wp14:anchorId="20CAA218" wp14:editId="18B947C4">
            <wp:extent cx="6645910" cy="2574925"/>
            <wp:effectExtent l="19050" t="19050" r="21590" b="158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C39E1">
        <w:br w:type="page"/>
      </w:r>
    </w:p>
    <w:p w14:paraId="4BB3C094" w14:textId="77777777" w:rsidR="004F6BE5" w:rsidRDefault="004F6BE5" w:rsidP="004F6BE5">
      <w:pPr>
        <w:pStyle w:val="Heading1"/>
      </w:pPr>
      <w:bookmarkStart w:id="395" w:name="_Toc447883421"/>
      <w:r>
        <w:lastRenderedPageBreak/>
        <w:t>Reports to be developed</w:t>
      </w:r>
      <w:bookmarkEnd w:id="395"/>
    </w:p>
    <w:p w14:paraId="49EFDD1C" w14:textId="77777777" w:rsidR="004F6BE5" w:rsidRPr="004F6BE5" w:rsidRDefault="00006447" w:rsidP="004F6BE5">
      <w:r>
        <w:t>The following reports are scheduled to be developed following the sign off of Actual Budgets Balance Sheet.</w:t>
      </w:r>
    </w:p>
    <w:p w14:paraId="120251DE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>Actuals Budgets Financial Statement</w:t>
      </w:r>
    </w:p>
    <w:p w14:paraId="7E0B6B31" w14:textId="77777777" w:rsid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Trial Balance</w:t>
      </w:r>
    </w:p>
    <w:p w14:paraId="171C23D3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Budget vs Actual</w:t>
      </w:r>
    </w:p>
    <w:p w14:paraId="2D971438" w14:textId="77777777" w:rsidR="004F6BE5" w:rsidRPr="004F6BE5" w:rsidRDefault="004F6BE5" w:rsidP="004F6BE5">
      <w:pPr>
        <w:pStyle w:val="Heading4"/>
        <w:rPr>
          <w:i w:val="0"/>
        </w:rPr>
      </w:pPr>
      <w:r w:rsidRPr="004F6BE5">
        <w:rPr>
          <w:i w:val="0"/>
        </w:rPr>
        <w:t xml:space="preserve">Actuals Budgets </w:t>
      </w:r>
      <w:r>
        <w:rPr>
          <w:i w:val="0"/>
        </w:rPr>
        <w:t>Mapping Check</w:t>
      </w:r>
    </w:p>
    <w:p w14:paraId="17EF7586" w14:textId="77777777" w:rsidR="004F6BE5" w:rsidRPr="004F6BE5" w:rsidRDefault="004F6BE5" w:rsidP="004F6BE5"/>
    <w:sectPr w:rsidR="004F6BE5" w:rsidRPr="004F6BE5" w:rsidSect="00557185">
      <w:footerReference w:type="default" r:id="rId88"/>
      <w:headerReference w:type="first" r:id="rId89"/>
      <w:pgSz w:w="11906" w:h="16838"/>
      <w:pgMar w:top="1560" w:right="720" w:bottom="720" w:left="72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38" w:author="Johnson, Chris" w:date="2016-03-18T17:02:00Z" w:initials="CJ">
    <w:p w14:paraId="3B452C6B" w14:textId="77777777" w:rsidR="00750DDD" w:rsidRDefault="00750DDD">
      <w:pPr>
        <w:pStyle w:val="CommentText"/>
      </w:pPr>
      <w:r>
        <w:rPr>
          <w:rStyle w:val="CommentReference"/>
        </w:rPr>
        <w:annotationRef/>
      </w:r>
      <w:r w:rsidR="00046C59">
        <w:rPr>
          <w:noProof/>
        </w:rPr>
        <w:t>Added search by Batch number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B452C6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C44CE5" w14:textId="77777777" w:rsidR="00B70213" w:rsidRDefault="00B70213" w:rsidP="00700D3E">
      <w:pPr>
        <w:spacing w:after="0" w:line="240" w:lineRule="auto"/>
      </w:pPr>
      <w:r>
        <w:separator/>
      </w:r>
    </w:p>
  </w:endnote>
  <w:endnote w:type="continuationSeparator" w:id="0">
    <w:p w14:paraId="2E7253B8" w14:textId="77777777" w:rsidR="00B70213" w:rsidRDefault="00B70213" w:rsidP="00700D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CBB4F2" w14:textId="751E3225" w:rsidR="00700D3E" w:rsidRDefault="00700D3E">
    <w:pPr>
      <w:pStyle w:val="Footer"/>
    </w:pPr>
    <w:r>
      <w:t xml:space="preserve">Page </w:t>
    </w:r>
    <w:sdt>
      <w:sdtPr>
        <w:id w:val="72256375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34C0">
          <w:rPr>
            <w:noProof/>
          </w:rPr>
          <w:t>15</w:t>
        </w:r>
        <w:r>
          <w:rPr>
            <w:noProof/>
          </w:rPr>
          <w:fldChar w:fldCharType="end"/>
        </w:r>
        <w:r>
          <w:rPr>
            <w:noProof/>
          </w:rPr>
          <w:t xml:space="preserve"> of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 \* MERGEFORMAT </w:instrText>
        </w:r>
        <w:r>
          <w:rPr>
            <w:noProof/>
          </w:rPr>
          <w:fldChar w:fldCharType="separate"/>
        </w:r>
        <w:r w:rsidR="007934C0">
          <w:rPr>
            <w:noProof/>
          </w:rPr>
          <w:t>44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278AFB" w14:textId="77777777" w:rsidR="00B70213" w:rsidRDefault="00B70213" w:rsidP="00700D3E">
      <w:pPr>
        <w:spacing w:after="0" w:line="240" w:lineRule="auto"/>
      </w:pPr>
      <w:r>
        <w:separator/>
      </w:r>
    </w:p>
  </w:footnote>
  <w:footnote w:type="continuationSeparator" w:id="0">
    <w:p w14:paraId="012DCA83" w14:textId="77777777" w:rsidR="00B70213" w:rsidRDefault="00B70213" w:rsidP="00700D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3CCB95" w14:textId="77777777" w:rsidR="00557185" w:rsidRDefault="00557185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0" layoutInCell="1" allowOverlap="1" wp14:anchorId="711EF5F2" wp14:editId="4BCE3588">
          <wp:simplePos x="0" y="0"/>
          <wp:positionH relativeFrom="margin">
            <wp:align>right</wp:align>
          </wp:positionH>
          <wp:positionV relativeFrom="paragraph">
            <wp:posOffset>-252901</wp:posOffset>
          </wp:positionV>
          <wp:extent cx="2068195" cy="723265"/>
          <wp:effectExtent l="0" t="0" r="8255" b="635"/>
          <wp:wrapSquare wrapText="bothSides"/>
          <wp:docPr id="74" name="Picture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new_logo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68195" cy="7232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70051"/>
    <w:multiLevelType w:val="hybridMultilevel"/>
    <w:tmpl w:val="449EC13E"/>
    <w:lvl w:ilvl="0" w:tplc="258CCA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CC3979"/>
    <w:multiLevelType w:val="hybridMultilevel"/>
    <w:tmpl w:val="247855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D19D0"/>
    <w:multiLevelType w:val="hybridMultilevel"/>
    <w:tmpl w:val="DB38AE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416C01"/>
    <w:multiLevelType w:val="hybridMultilevel"/>
    <w:tmpl w:val="BB1E19C8"/>
    <w:lvl w:ilvl="0" w:tplc="152819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6B2E42"/>
    <w:multiLevelType w:val="hybridMultilevel"/>
    <w:tmpl w:val="60AE8004"/>
    <w:lvl w:ilvl="0" w:tplc="5A54AC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ohnson, Chris">
    <w15:presenceInfo w15:providerId="AD" w15:userId="S-1-5-21-2222362392-590022482-2035495407-561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358"/>
    <w:rsid w:val="00006447"/>
    <w:rsid w:val="00040E9E"/>
    <w:rsid w:val="00041215"/>
    <w:rsid w:val="00046C59"/>
    <w:rsid w:val="000C1498"/>
    <w:rsid w:val="000E2CB7"/>
    <w:rsid w:val="00101755"/>
    <w:rsid w:val="001055AC"/>
    <w:rsid w:val="00166DC0"/>
    <w:rsid w:val="00170FE8"/>
    <w:rsid w:val="003674F1"/>
    <w:rsid w:val="003E2A7F"/>
    <w:rsid w:val="003F44E3"/>
    <w:rsid w:val="00415017"/>
    <w:rsid w:val="004A1985"/>
    <w:rsid w:val="004B6639"/>
    <w:rsid w:val="004F6BE5"/>
    <w:rsid w:val="00544F54"/>
    <w:rsid w:val="00557185"/>
    <w:rsid w:val="005F35AD"/>
    <w:rsid w:val="00605480"/>
    <w:rsid w:val="006E2D06"/>
    <w:rsid w:val="00700D3E"/>
    <w:rsid w:val="00705D08"/>
    <w:rsid w:val="00750D08"/>
    <w:rsid w:val="00750DDD"/>
    <w:rsid w:val="007934C0"/>
    <w:rsid w:val="007F38BC"/>
    <w:rsid w:val="0084609E"/>
    <w:rsid w:val="00883358"/>
    <w:rsid w:val="00897F97"/>
    <w:rsid w:val="008F1EFB"/>
    <w:rsid w:val="009004E7"/>
    <w:rsid w:val="009C39E1"/>
    <w:rsid w:val="00A42497"/>
    <w:rsid w:val="00A521B3"/>
    <w:rsid w:val="00A82D5A"/>
    <w:rsid w:val="00AA1981"/>
    <w:rsid w:val="00B70213"/>
    <w:rsid w:val="00B8149D"/>
    <w:rsid w:val="00BA7CB5"/>
    <w:rsid w:val="00C36C1B"/>
    <w:rsid w:val="00CD0190"/>
    <w:rsid w:val="00D73A4F"/>
    <w:rsid w:val="00DC66FD"/>
    <w:rsid w:val="00DD3345"/>
    <w:rsid w:val="00DE7B98"/>
    <w:rsid w:val="00E41D57"/>
    <w:rsid w:val="00E46EE0"/>
    <w:rsid w:val="00E625E5"/>
    <w:rsid w:val="00E646A6"/>
    <w:rsid w:val="00E909FD"/>
    <w:rsid w:val="00EC7146"/>
    <w:rsid w:val="00F4327A"/>
    <w:rsid w:val="00F91442"/>
    <w:rsid w:val="00FF4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ECE0B"/>
  <w15:chartTrackingRefBased/>
  <w15:docId w15:val="{17FF7025-A22C-4E98-BD65-061C5CE3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2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E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12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35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46E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46EE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121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0412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1215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220"/>
    </w:pPr>
    <w:rPr>
      <w:noProof/>
      <w:sz w:val="18"/>
    </w:rPr>
  </w:style>
  <w:style w:type="paragraph" w:styleId="TOC3">
    <w:name w:val="toc 3"/>
    <w:basedOn w:val="Normal"/>
    <w:next w:val="Normal"/>
    <w:autoRedefine/>
    <w:uiPriority w:val="39"/>
    <w:unhideWhenUsed/>
    <w:rsid w:val="00BA7CB5"/>
    <w:pPr>
      <w:tabs>
        <w:tab w:val="right" w:leader="dot" w:pos="10456"/>
      </w:tabs>
      <w:spacing w:after="0"/>
      <w:ind w:left="440"/>
    </w:pPr>
    <w:rPr>
      <w:noProof/>
      <w:sz w:val="18"/>
    </w:rPr>
  </w:style>
  <w:style w:type="character" w:styleId="Hyperlink">
    <w:name w:val="Hyperlink"/>
    <w:basedOn w:val="DefaultParagraphFont"/>
    <w:uiPriority w:val="99"/>
    <w:unhideWhenUsed/>
    <w:rsid w:val="00041215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04E7"/>
    <w:pPr>
      <w:tabs>
        <w:tab w:val="right" w:leader="dot" w:pos="10456"/>
      </w:tabs>
      <w:spacing w:after="0"/>
    </w:pPr>
    <w:rPr>
      <w:noProof/>
      <w:sz w:val="20"/>
    </w:rPr>
  </w:style>
  <w:style w:type="table" w:styleId="TableGrid">
    <w:name w:val="Table Grid"/>
    <w:basedOn w:val="TableNormal"/>
    <w:uiPriority w:val="39"/>
    <w:rsid w:val="000412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1">
    <w:name w:val="Grid Table 3 Accent 1"/>
    <w:basedOn w:val="TableNormal"/>
    <w:uiPriority w:val="48"/>
    <w:rsid w:val="0004121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D3E"/>
  </w:style>
  <w:style w:type="paragraph" w:styleId="Footer">
    <w:name w:val="footer"/>
    <w:basedOn w:val="Normal"/>
    <w:link w:val="FooterChar"/>
    <w:uiPriority w:val="99"/>
    <w:unhideWhenUsed/>
    <w:rsid w:val="00700D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D3E"/>
  </w:style>
  <w:style w:type="paragraph" w:styleId="Title">
    <w:name w:val="Title"/>
    <w:basedOn w:val="Normal"/>
    <w:next w:val="Normal"/>
    <w:link w:val="TitleChar"/>
    <w:uiPriority w:val="10"/>
    <w:qFormat/>
    <w:rsid w:val="001017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7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71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7146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9004E7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9004E7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750D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50D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50D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50D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50DD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comments" Target="comments.xml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image" Target="media/image75.png"/><Relationship Id="rId89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3.png"/><Relationship Id="rId90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microsoft.com/office/2011/relationships/commentsExtended" Target="commentsExtended.xml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footer" Target="footer1.xml"/><Relationship Id="rId9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73956-5F4E-4232-A609-BDCA8C585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1294</TotalTime>
  <Pages>44</Pages>
  <Words>3373</Words>
  <Characters>19229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Johnson</dc:creator>
  <cp:keywords/>
  <dc:description/>
  <cp:lastModifiedBy>Chris Johnson</cp:lastModifiedBy>
  <cp:revision>48</cp:revision>
  <cp:lastPrinted>2016-03-10T15:20:00Z</cp:lastPrinted>
  <dcterms:created xsi:type="dcterms:W3CDTF">2016-02-19T12:25:00Z</dcterms:created>
  <dcterms:modified xsi:type="dcterms:W3CDTF">2016-04-08T11:59:00Z</dcterms:modified>
</cp:coreProperties>
</file>
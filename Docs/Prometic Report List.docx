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18FA2E6" w14:textId="77777777" w:rsidR="00E41D57" w:rsidRDefault="003F44E3" w:rsidP="003F44E3">
      <w:pPr>
        <w:pStyle w:val="Title"/>
        <w:spacing w:after="240"/>
      </w:pPr>
      <w:r>
        <w:t xml:space="preserve">Prometic </w:t>
      </w:r>
      <w:r w:rsidR="00883358">
        <w:t>Report List</w:t>
      </w:r>
    </w:p>
    <w:p w14:paraId="2E694E01" w14:textId="77777777" w:rsidR="003F44E3" w:rsidRDefault="003F44E3" w:rsidP="003F44E3">
      <w:pPr>
        <w:rPr>
          <w:rFonts w:ascii="Verdana" w:hAnsi="Verdana"/>
          <w:b/>
          <w:sz w:val="18"/>
        </w:rPr>
      </w:pPr>
      <w:r>
        <w:rPr>
          <w:rFonts w:ascii="Verdana" w:hAnsi="Verdana"/>
          <w:b/>
          <w:sz w:val="18"/>
        </w:rPr>
        <w:t>Chris Johnson March 2016</w:t>
      </w:r>
    </w:p>
    <w:p w14:paraId="18E23BAE" w14:textId="77777777" w:rsidR="003F44E3" w:rsidRPr="00AE5139" w:rsidRDefault="003F44E3" w:rsidP="003F44E3">
      <w:pPr>
        <w:spacing w:before="480"/>
        <w:rPr>
          <w:rFonts w:ascii="Verdana" w:hAnsi="Verdana"/>
          <w:b/>
          <w:sz w:val="18"/>
          <w:szCs w:val="18"/>
        </w:rPr>
      </w:pPr>
      <w:r w:rsidRPr="00AE5139">
        <w:rPr>
          <w:rFonts w:ascii="Verdana" w:hAnsi="Verdana"/>
          <w:b/>
          <w:sz w:val="18"/>
          <w:szCs w:val="18"/>
        </w:rPr>
        <w:t>Version 0.1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4252"/>
        <w:gridCol w:w="2217"/>
      </w:tblGrid>
      <w:tr w:rsidR="003F44E3" w14:paraId="17E1CA87" w14:textId="77777777" w:rsidTr="00605480">
        <w:tc>
          <w:tcPr>
            <w:tcW w:w="2547" w:type="dxa"/>
          </w:tcPr>
          <w:p w14:paraId="3A184858" w14:textId="77777777" w:rsidR="003F44E3" w:rsidRPr="008803BF" w:rsidRDefault="003F44E3" w:rsidP="00697A28">
            <w:pPr>
              <w:rPr>
                <w:rFonts w:ascii="Verdana" w:hAnsi="Verdana"/>
                <w:sz w:val="18"/>
              </w:rPr>
            </w:pPr>
            <w:r w:rsidRPr="008803BF">
              <w:rPr>
                <w:rFonts w:ascii="Verdana" w:hAnsi="Verdana"/>
                <w:sz w:val="18"/>
              </w:rPr>
              <w:t>Version number</w:t>
            </w:r>
          </w:p>
        </w:tc>
        <w:tc>
          <w:tcPr>
            <w:tcW w:w="4252" w:type="dxa"/>
          </w:tcPr>
          <w:p w14:paraId="509C3268" w14:textId="77777777" w:rsidR="003F44E3" w:rsidRPr="008803BF" w:rsidRDefault="003F44E3" w:rsidP="00697A28">
            <w:pPr>
              <w:rPr>
                <w:rFonts w:ascii="Verdana" w:hAnsi="Verdana"/>
                <w:sz w:val="18"/>
              </w:rPr>
            </w:pPr>
            <w:r w:rsidRPr="008803BF">
              <w:rPr>
                <w:rFonts w:ascii="Verdana" w:hAnsi="Verdana"/>
                <w:sz w:val="18"/>
              </w:rPr>
              <w:t>Description</w:t>
            </w:r>
          </w:p>
        </w:tc>
        <w:tc>
          <w:tcPr>
            <w:tcW w:w="2217" w:type="dxa"/>
          </w:tcPr>
          <w:p w14:paraId="1346A2D7" w14:textId="77777777" w:rsidR="003F44E3" w:rsidRPr="008803BF" w:rsidRDefault="003F44E3" w:rsidP="00697A28">
            <w:pPr>
              <w:rPr>
                <w:rFonts w:ascii="Verdana" w:hAnsi="Verdana"/>
                <w:sz w:val="18"/>
              </w:rPr>
            </w:pPr>
            <w:r w:rsidRPr="008803BF">
              <w:rPr>
                <w:rFonts w:ascii="Verdana" w:hAnsi="Verdana"/>
                <w:sz w:val="18"/>
              </w:rPr>
              <w:t xml:space="preserve">Date </w:t>
            </w:r>
            <w:r>
              <w:rPr>
                <w:rFonts w:ascii="Verdana" w:hAnsi="Verdana"/>
                <w:sz w:val="18"/>
              </w:rPr>
              <w:t>of version</w:t>
            </w:r>
          </w:p>
        </w:tc>
      </w:tr>
      <w:tr w:rsidR="003F44E3" w14:paraId="20BD16B3" w14:textId="77777777" w:rsidTr="00605480">
        <w:tc>
          <w:tcPr>
            <w:tcW w:w="2547" w:type="dxa"/>
          </w:tcPr>
          <w:p w14:paraId="4C236E44" w14:textId="77777777" w:rsidR="003F44E3" w:rsidRPr="008803BF" w:rsidRDefault="003F44E3" w:rsidP="00697A28">
            <w:pPr>
              <w:rPr>
                <w:rFonts w:ascii="Verdana" w:hAnsi="Verdana"/>
                <w:sz w:val="18"/>
              </w:rPr>
            </w:pPr>
            <w:r w:rsidRPr="008803BF">
              <w:rPr>
                <w:rFonts w:ascii="Verdana" w:hAnsi="Verdana"/>
                <w:sz w:val="18"/>
              </w:rPr>
              <w:t>0.1</w:t>
            </w:r>
          </w:p>
        </w:tc>
        <w:tc>
          <w:tcPr>
            <w:tcW w:w="4252" w:type="dxa"/>
          </w:tcPr>
          <w:p w14:paraId="0649FCA6" w14:textId="77777777" w:rsidR="003F44E3" w:rsidRPr="008803BF" w:rsidRDefault="003F44E3" w:rsidP="00697A28">
            <w:pPr>
              <w:rPr>
                <w:rFonts w:ascii="Verdana" w:hAnsi="Verdana"/>
                <w:sz w:val="18"/>
              </w:rPr>
            </w:pPr>
            <w:r>
              <w:rPr>
                <w:rFonts w:ascii="Verdana" w:hAnsi="Verdana"/>
                <w:sz w:val="18"/>
              </w:rPr>
              <w:t>First draft</w:t>
            </w:r>
          </w:p>
        </w:tc>
        <w:tc>
          <w:tcPr>
            <w:tcW w:w="2217" w:type="dxa"/>
          </w:tcPr>
          <w:p w14:paraId="5F6E2CE4" w14:textId="77777777" w:rsidR="003F44E3" w:rsidRPr="008803BF" w:rsidRDefault="003F44E3" w:rsidP="003F44E3">
            <w:pPr>
              <w:rPr>
                <w:rFonts w:ascii="Verdana" w:hAnsi="Verdana"/>
                <w:sz w:val="18"/>
              </w:rPr>
            </w:pPr>
            <w:r>
              <w:rPr>
                <w:rFonts w:ascii="Verdana" w:hAnsi="Verdana"/>
                <w:sz w:val="18"/>
              </w:rPr>
              <w:t>10</w:t>
            </w:r>
            <w:r w:rsidRPr="00510808">
              <w:rPr>
                <w:rFonts w:ascii="Verdana" w:hAnsi="Verdana"/>
                <w:sz w:val="18"/>
                <w:vertAlign w:val="superscript"/>
              </w:rPr>
              <w:t>th</w:t>
            </w:r>
            <w:r>
              <w:rPr>
                <w:rFonts w:ascii="Verdana" w:hAnsi="Verdana"/>
                <w:sz w:val="18"/>
              </w:rPr>
              <w:t xml:space="preserve"> March 2016</w:t>
            </w:r>
          </w:p>
        </w:tc>
      </w:tr>
      <w:tr w:rsidR="003F44E3" w14:paraId="757DFDC9" w14:textId="77777777" w:rsidTr="00605480">
        <w:tc>
          <w:tcPr>
            <w:tcW w:w="2547" w:type="dxa"/>
          </w:tcPr>
          <w:p w14:paraId="111C8BC6" w14:textId="0B45BEA4" w:rsidR="003F44E3" w:rsidRPr="008803BF" w:rsidRDefault="00605480" w:rsidP="00697A28">
            <w:pPr>
              <w:rPr>
                <w:rFonts w:ascii="Verdana" w:hAnsi="Verdana"/>
                <w:sz w:val="18"/>
              </w:rPr>
            </w:pPr>
            <w:ins w:id="0" w:author="Chris Johnson" w:date="2016-03-18T17:03:00Z">
              <w:r>
                <w:rPr>
                  <w:rFonts w:ascii="Verdana" w:hAnsi="Verdana"/>
                  <w:sz w:val="18"/>
                </w:rPr>
                <w:t>0.2</w:t>
              </w:r>
            </w:ins>
          </w:p>
        </w:tc>
        <w:tc>
          <w:tcPr>
            <w:tcW w:w="4252" w:type="dxa"/>
          </w:tcPr>
          <w:p w14:paraId="453ACEAF" w14:textId="39050507" w:rsidR="003F44E3" w:rsidRDefault="00605480" w:rsidP="00697A28">
            <w:pPr>
              <w:rPr>
                <w:ins w:id="1" w:author="Chris Johnson" w:date="2016-03-18T17:04:00Z"/>
                <w:rFonts w:ascii="Verdana" w:hAnsi="Verdana"/>
                <w:sz w:val="18"/>
              </w:rPr>
            </w:pPr>
            <w:ins w:id="2" w:author="Chris Johnson" w:date="2016-03-18T17:03:00Z">
              <w:r>
                <w:rPr>
                  <w:rFonts w:ascii="Verdana" w:hAnsi="Verdana"/>
                  <w:sz w:val="18"/>
                </w:rPr>
                <w:t>Moved Currency rates to System Reports</w:t>
              </w:r>
            </w:ins>
          </w:p>
          <w:p w14:paraId="109EA840" w14:textId="3E339911" w:rsidR="00605480" w:rsidRDefault="00605480" w:rsidP="00697A28">
            <w:pPr>
              <w:rPr>
                <w:ins w:id="3" w:author="Chris Johnson" w:date="2016-03-18T17:03:00Z"/>
                <w:rFonts w:ascii="Verdana" w:hAnsi="Verdana"/>
                <w:sz w:val="18"/>
              </w:rPr>
            </w:pPr>
            <w:ins w:id="4" w:author="Chris Johnson" w:date="2016-03-18T17:04:00Z">
              <w:r>
                <w:rPr>
                  <w:rFonts w:ascii="Verdana" w:hAnsi="Verdana"/>
                  <w:sz w:val="18"/>
                </w:rPr>
                <w:t>Added Actual Budgets GL Group Maps</w:t>
              </w:r>
            </w:ins>
          </w:p>
          <w:p w14:paraId="664882CA" w14:textId="77777777" w:rsidR="00605480" w:rsidRDefault="00605480" w:rsidP="00697A28">
            <w:pPr>
              <w:rPr>
                <w:ins w:id="5" w:author="Chris Johnson" w:date="2016-03-18T17:05:00Z"/>
                <w:rFonts w:ascii="Verdana" w:hAnsi="Verdana"/>
                <w:sz w:val="18"/>
              </w:rPr>
            </w:pPr>
            <w:ins w:id="6" w:author="Chris Johnson" w:date="2016-03-18T17:05:00Z">
              <w:r>
                <w:rPr>
                  <w:rFonts w:ascii="Verdana" w:hAnsi="Verdana"/>
                  <w:sz w:val="18"/>
                </w:rPr>
                <w:t>Added General Ledger Journal Entries</w:t>
              </w:r>
            </w:ins>
          </w:p>
          <w:p w14:paraId="0F2AEDFE" w14:textId="58351A45" w:rsidR="00605480" w:rsidRPr="008803BF" w:rsidRDefault="00605480" w:rsidP="00697A28">
            <w:pPr>
              <w:rPr>
                <w:rFonts w:ascii="Verdana" w:hAnsi="Verdana"/>
                <w:sz w:val="18"/>
              </w:rPr>
            </w:pPr>
            <w:ins w:id="7" w:author="Chris Johnson" w:date="2016-03-18T17:05:00Z">
              <w:r>
                <w:rPr>
                  <w:rFonts w:ascii="Verdana" w:hAnsi="Verdana"/>
                  <w:sz w:val="18"/>
                </w:rPr>
                <w:t xml:space="preserve">Updated Lot Traceability to </w:t>
              </w:r>
            </w:ins>
            <w:ins w:id="8" w:author="Chris Johnson" w:date="2016-03-18T17:06:00Z">
              <w:r>
                <w:rPr>
                  <w:rFonts w:ascii="Verdana" w:hAnsi="Verdana"/>
                  <w:sz w:val="18"/>
                </w:rPr>
                <w:t>include batch numbers</w:t>
              </w:r>
            </w:ins>
          </w:p>
        </w:tc>
        <w:tc>
          <w:tcPr>
            <w:tcW w:w="2217" w:type="dxa"/>
          </w:tcPr>
          <w:p w14:paraId="7CF8F28D" w14:textId="11675A87" w:rsidR="003F44E3" w:rsidRPr="008803BF" w:rsidRDefault="00605480" w:rsidP="00697A28">
            <w:pPr>
              <w:rPr>
                <w:rFonts w:ascii="Verdana" w:hAnsi="Verdana"/>
                <w:sz w:val="18"/>
              </w:rPr>
            </w:pPr>
            <w:ins w:id="9" w:author="Chris Johnson" w:date="2016-03-18T17:04:00Z">
              <w:r>
                <w:rPr>
                  <w:rFonts w:ascii="Verdana" w:hAnsi="Verdana"/>
                  <w:sz w:val="18"/>
                </w:rPr>
                <w:t>18</w:t>
              </w:r>
              <w:r w:rsidRPr="00605480">
                <w:rPr>
                  <w:rFonts w:ascii="Verdana" w:hAnsi="Verdana"/>
                  <w:sz w:val="18"/>
                  <w:vertAlign w:val="superscript"/>
                </w:rPr>
                <w:t>th</w:t>
              </w:r>
              <w:r>
                <w:rPr>
                  <w:rFonts w:ascii="Verdana" w:hAnsi="Verdana"/>
                  <w:sz w:val="18"/>
                </w:rPr>
                <w:t xml:space="preserve"> March 2016</w:t>
              </w:r>
            </w:ins>
          </w:p>
        </w:tc>
      </w:tr>
      <w:tr w:rsidR="007934C0" w14:paraId="288F0095" w14:textId="77777777" w:rsidTr="00605480">
        <w:trPr>
          <w:ins w:id="10" w:author="Chris Johnson" w:date="2016-04-08T12:55:00Z"/>
        </w:trPr>
        <w:tc>
          <w:tcPr>
            <w:tcW w:w="2547" w:type="dxa"/>
          </w:tcPr>
          <w:p w14:paraId="489A054C" w14:textId="0C316CBA" w:rsidR="007934C0" w:rsidRDefault="007934C0" w:rsidP="00697A28">
            <w:pPr>
              <w:rPr>
                <w:ins w:id="11" w:author="Chris Johnson" w:date="2016-04-08T12:55:00Z"/>
                <w:rFonts w:ascii="Verdana" w:hAnsi="Verdana"/>
                <w:sz w:val="18"/>
              </w:rPr>
            </w:pPr>
            <w:ins w:id="12" w:author="Chris Johnson" w:date="2016-04-08T12:55:00Z">
              <w:r>
                <w:rPr>
                  <w:rFonts w:ascii="Verdana" w:hAnsi="Verdana"/>
                  <w:sz w:val="18"/>
                </w:rPr>
                <w:t>0.3</w:t>
              </w:r>
            </w:ins>
          </w:p>
        </w:tc>
        <w:tc>
          <w:tcPr>
            <w:tcW w:w="4252" w:type="dxa"/>
          </w:tcPr>
          <w:p w14:paraId="5F0B8B94" w14:textId="44E78AE0" w:rsidR="007934C0" w:rsidRDefault="007934C0" w:rsidP="00697A28">
            <w:pPr>
              <w:rPr>
                <w:ins w:id="13" w:author="Chris Johnson" w:date="2016-04-08T12:55:00Z"/>
                <w:rFonts w:ascii="Verdana" w:hAnsi="Verdana"/>
                <w:sz w:val="18"/>
              </w:rPr>
            </w:pPr>
            <w:ins w:id="14" w:author="Chris Johnson" w:date="2016-04-08T12:55:00Z">
              <w:r>
                <w:rPr>
                  <w:rFonts w:ascii="Verdana" w:hAnsi="Verdana"/>
                  <w:sz w:val="18"/>
                </w:rPr>
                <w:t xml:space="preserve">Added </w:t>
              </w:r>
            </w:ins>
            <w:ins w:id="15" w:author="Chris Johnson" w:date="2016-04-08T12:57:00Z">
              <w:r>
                <w:rPr>
                  <w:rFonts w:ascii="Verdana" w:hAnsi="Verdana"/>
                  <w:sz w:val="18"/>
                </w:rPr>
                <w:t>reports</w:t>
              </w:r>
            </w:ins>
          </w:p>
          <w:p w14:paraId="778810FA" w14:textId="77777777" w:rsidR="007934C0" w:rsidRDefault="007934C0" w:rsidP="007934C0">
            <w:pPr>
              <w:pStyle w:val="ListParagraph"/>
              <w:numPr>
                <w:ilvl w:val="0"/>
                <w:numId w:val="5"/>
              </w:numPr>
              <w:rPr>
                <w:ins w:id="16" w:author="Chris Johnson" w:date="2016-04-08T12:55:00Z"/>
                <w:rFonts w:ascii="Verdana" w:hAnsi="Verdana"/>
                <w:sz w:val="18"/>
              </w:rPr>
            </w:pPr>
            <w:ins w:id="17" w:author="Chris Johnson" w:date="2016-04-08T12:55:00Z">
              <w:r>
                <w:rPr>
                  <w:rFonts w:ascii="Verdana" w:hAnsi="Verdana"/>
                  <w:sz w:val="18"/>
                </w:rPr>
                <w:t>Closing Interco Balances</w:t>
              </w:r>
            </w:ins>
          </w:p>
          <w:p w14:paraId="6D87C51F" w14:textId="77777777" w:rsidR="007934C0" w:rsidRDefault="007934C0" w:rsidP="007934C0">
            <w:pPr>
              <w:pStyle w:val="ListParagraph"/>
              <w:numPr>
                <w:ilvl w:val="0"/>
                <w:numId w:val="5"/>
              </w:numPr>
              <w:rPr>
                <w:ins w:id="18" w:author="Chris Johnson" w:date="2016-04-08T12:56:00Z"/>
                <w:rFonts w:ascii="Verdana" w:hAnsi="Verdana"/>
                <w:sz w:val="18"/>
              </w:rPr>
            </w:pPr>
            <w:ins w:id="19" w:author="Chris Johnson" w:date="2016-04-08T12:56:00Z">
              <w:r>
                <w:rPr>
                  <w:rFonts w:ascii="Verdana" w:hAnsi="Verdana"/>
                  <w:sz w:val="18"/>
                </w:rPr>
                <w:t>Open Purchase Zero Value</w:t>
              </w:r>
            </w:ins>
          </w:p>
          <w:p w14:paraId="57C9FF16" w14:textId="310C1717" w:rsidR="007934C0" w:rsidRPr="007934C0" w:rsidRDefault="007934C0" w:rsidP="007934C0">
            <w:pPr>
              <w:pStyle w:val="ListParagraph"/>
              <w:numPr>
                <w:ilvl w:val="0"/>
                <w:numId w:val="5"/>
              </w:numPr>
              <w:rPr>
                <w:ins w:id="20" w:author="Chris Johnson" w:date="2016-04-08T12:55:00Z"/>
                <w:rFonts w:ascii="Verdana" w:hAnsi="Verdana"/>
                <w:sz w:val="18"/>
              </w:rPr>
            </w:pPr>
            <w:ins w:id="21" w:author="Chris Johnson" w:date="2016-04-08T12:57:00Z">
              <w:r>
                <w:rPr>
                  <w:rFonts w:ascii="Verdana" w:hAnsi="Verdana"/>
                  <w:sz w:val="18"/>
                </w:rPr>
                <w:t>Missing RI2 GL</w:t>
              </w:r>
            </w:ins>
            <w:ins w:id="22" w:author="Chris Johnson [2]" w:date="2016-04-13T13:39:00Z">
              <w:r w:rsidR="005B49C8">
                <w:rPr>
                  <w:rFonts w:ascii="Verdana" w:hAnsi="Verdana"/>
                  <w:sz w:val="18"/>
                </w:rPr>
                <w:t xml:space="preserve"> </w:t>
              </w:r>
            </w:ins>
            <w:ins w:id="23" w:author="Chris Johnson" w:date="2016-04-08T12:57:00Z">
              <w:r>
                <w:rPr>
                  <w:rFonts w:ascii="Verdana" w:hAnsi="Verdana"/>
                  <w:sz w:val="18"/>
                </w:rPr>
                <w:t>Groups</w:t>
              </w:r>
            </w:ins>
          </w:p>
        </w:tc>
        <w:tc>
          <w:tcPr>
            <w:tcW w:w="2217" w:type="dxa"/>
          </w:tcPr>
          <w:p w14:paraId="7B4BDDF5" w14:textId="0BBB621C" w:rsidR="007934C0" w:rsidRDefault="007934C0" w:rsidP="00697A28">
            <w:pPr>
              <w:rPr>
                <w:ins w:id="24" w:author="Chris Johnson" w:date="2016-04-08T12:55:00Z"/>
                <w:rFonts w:ascii="Verdana" w:hAnsi="Verdana"/>
                <w:sz w:val="18"/>
              </w:rPr>
            </w:pPr>
            <w:ins w:id="25" w:author="Chris Johnson" w:date="2016-04-08T12:57:00Z">
              <w:r>
                <w:rPr>
                  <w:rFonts w:ascii="Verdana" w:hAnsi="Verdana"/>
                  <w:sz w:val="18"/>
                </w:rPr>
                <w:t>8</w:t>
              </w:r>
              <w:r w:rsidRPr="007934C0">
                <w:rPr>
                  <w:rFonts w:ascii="Verdana" w:hAnsi="Verdana"/>
                  <w:sz w:val="18"/>
                  <w:vertAlign w:val="superscript"/>
                </w:rPr>
                <w:t>th</w:t>
              </w:r>
              <w:r>
                <w:rPr>
                  <w:rFonts w:ascii="Verdana" w:hAnsi="Verdana"/>
                  <w:sz w:val="18"/>
                </w:rPr>
                <w:t xml:space="preserve"> April 2016</w:t>
              </w:r>
            </w:ins>
          </w:p>
        </w:tc>
      </w:tr>
      <w:tr w:rsidR="005B49C8" w14:paraId="22361C91" w14:textId="77777777" w:rsidTr="00605480">
        <w:trPr>
          <w:ins w:id="26" w:author="Chris Johnson [2]" w:date="2016-04-13T13:37:00Z"/>
        </w:trPr>
        <w:tc>
          <w:tcPr>
            <w:tcW w:w="2547" w:type="dxa"/>
          </w:tcPr>
          <w:p w14:paraId="1DB9C20C" w14:textId="3E6E81D3" w:rsidR="005B49C8" w:rsidRDefault="005B49C8" w:rsidP="00697A28">
            <w:pPr>
              <w:rPr>
                <w:ins w:id="27" w:author="Chris Johnson [2]" w:date="2016-04-13T13:37:00Z"/>
                <w:rFonts w:ascii="Verdana" w:hAnsi="Verdana"/>
                <w:sz w:val="18"/>
              </w:rPr>
            </w:pPr>
            <w:ins w:id="28" w:author="Chris Johnson [2]" w:date="2016-04-13T13:37:00Z">
              <w:r>
                <w:rPr>
                  <w:rFonts w:ascii="Verdana" w:hAnsi="Verdana"/>
                  <w:sz w:val="18"/>
                </w:rPr>
                <w:t>0.4</w:t>
              </w:r>
            </w:ins>
          </w:p>
        </w:tc>
        <w:tc>
          <w:tcPr>
            <w:tcW w:w="4252" w:type="dxa"/>
          </w:tcPr>
          <w:p w14:paraId="5CDE7AD5" w14:textId="77777777" w:rsidR="005B49C8" w:rsidRDefault="005B49C8" w:rsidP="00697A28">
            <w:pPr>
              <w:rPr>
                <w:ins w:id="29" w:author="Chris Johnson [2]" w:date="2016-04-13T13:38:00Z"/>
                <w:rFonts w:ascii="Verdana" w:hAnsi="Verdana"/>
                <w:sz w:val="18"/>
              </w:rPr>
            </w:pPr>
            <w:ins w:id="30" w:author="Chris Johnson [2]" w:date="2016-04-13T13:38:00Z">
              <w:r>
                <w:rPr>
                  <w:rFonts w:ascii="Verdana" w:hAnsi="Verdana"/>
                  <w:sz w:val="18"/>
                </w:rPr>
                <w:t>Added reports</w:t>
              </w:r>
            </w:ins>
          </w:p>
          <w:p w14:paraId="1DFDF73C" w14:textId="77777777" w:rsidR="005B49C8" w:rsidRDefault="005B49C8" w:rsidP="005B49C8">
            <w:pPr>
              <w:pStyle w:val="ListParagraph"/>
              <w:numPr>
                <w:ilvl w:val="0"/>
                <w:numId w:val="6"/>
              </w:numPr>
              <w:rPr>
                <w:ins w:id="31" w:author="Chris Johnson [2]" w:date="2016-04-13T13:39:00Z"/>
                <w:rFonts w:ascii="Verdana" w:hAnsi="Verdana"/>
                <w:sz w:val="18"/>
              </w:rPr>
            </w:pPr>
            <w:ins w:id="32" w:author="Chris Johnson [2]" w:date="2016-04-13T13:38:00Z">
              <w:r>
                <w:rPr>
                  <w:rFonts w:ascii="Verdana" w:hAnsi="Verdana"/>
                  <w:sz w:val="18"/>
                </w:rPr>
                <w:t>Open Requisition Report</w:t>
              </w:r>
            </w:ins>
          </w:p>
          <w:p w14:paraId="7A560C90" w14:textId="3DB05535" w:rsidR="005B49C8" w:rsidRPr="005B49C8" w:rsidRDefault="005B49C8" w:rsidP="005B49C8">
            <w:pPr>
              <w:pStyle w:val="ListParagraph"/>
              <w:numPr>
                <w:ilvl w:val="0"/>
                <w:numId w:val="6"/>
              </w:numPr>
              <w:rPr>
                <w:ins w:id="33" w:author="Chris Johnson [2]" w:date="2016-04-13T13:37:00Z"/>
                <w:rFonts w:ascii="Verdana" w:hAnsi="Verdana"/>
                <w:sz w:val="18"/>
              </w:rPr>
            </w:pPr>
            <w:ins w:id="34" w:author="Chris Johnson [2]" w:date="2016-04-13T13:39:00Z">
              <w:r>
                <w:rPr>
                  <w:rFonts w:ascii="Verdana" w:hAnsi="Verdana"/>
                  <w:sz w:val="18"/>
                </w:rPr>
                <w:t>Gen Ledger Control Panel</w:t>
              </w:r>
            </w:ins>
          </w:p>
        </w:tc>
        <w:tc>
          <w:tcPr>
            <w:tcW w:w="2217" w:type="dxa"/>
          </w:tcPr>
          <w:p w14:paraId="522CF815" w14:textId="34C3C5E9" w:rsidR="005B49C8" w:rsidRDefault="005B49C8" w:rsidP="00697A28">
            <w:pPr>
              <w:rPr>
                <w:ins w:id="35" w:author="Chris Johnson [2]" w:date="2016-04-13T13:37:00Z"/>
                <w:rFonts w:ascii="Verdana" w:hAnsi="Verdana"/>
                <w:sz w:val="18"/>
              </w:rPr>
            </w:pPr>
            <w:ins w:id="36" w:author="Chris Johnson [2]" w:date="2016-04-13T13:39:00Z">
              <w:r>
                <w:rPr>
                  <w:rFonts w:ascii="Verdana" w:hAnsi="Verdana"/>
                  <w:sz w:val="18"/>
                </w:rPr>
                <w:t>13</w:t>
              </w:r>
              <w:r w:rsidRPr="005B49C8">
                <w:rPr>
                  <w:rFonts w:ascii="Verdana" w:hAnsi="Verdana"/>
                  <w:sz w:val="18"/>
                  <w:vertAlign w:val="superscript"/>
                </w:rPr>
                <w:t>th</w:t>
              </w:r>
              <w:r>
                <w:rPr>
                  <w:rFonts w:ascii="Verdana" w:hAnsi="Verdana"/>
                  <w:sz w:val="18"/>
                </w:rPr>
                <w:t xml:space="preserve"> April 2016</w:t>
              </w:r>
            </w:ins>
          </w:p>
        </w:tc>
      </w:tr>
    </w:tbl>
    <w:p w14:paraId="7D7DFDE1" w14:textId="77777777" w:rsidR="003F44E3" w:rsidRDefault="003F44E3" w:rsidP="003F44E3">
      <w:pPr>
        <w:rPr>
          <w:rFonts w:ascii="Verdana" w:hAnsi="Verdana"/>
          <w:b/>
          <w:sz w:val="18"/>
        </w:rPr>
      </w:pPr>
    </w:p>
    <w:p w14:paraId="6581964C" w14:textId="77777777" w:rsidR="003F44E3" w:rsidRPr="00AE5139" w:rsidRDefault="003F44E3" w:rsidP="003F44E3">
      <w:pPr>
        <w:spacing w:before="480"/>
        <w:rPr>
          <w:rFonts w:ascii="Verdana" w:hAnsi="Verdana"/>
          <w:b/>
          <w:sz w:val="18"/>
          <w:szCs w:val="18"/>
        </w:rPr>
      </w:pPr>
      <w:r w:rsidRPr="00AE5139">
        <w:rPr>
          <w:rFonts w:ascii="Verdana" w:hAnsi="Verdana"/>
          <w:b/>
          <w:sz w:val="18"/>
          <w:szCs w:val="18"/>
        </w:rPr>
        <w:t>Distribution List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4252"/>
        <w:gridCol w:w="2217"/>
      </w:tblGrid>
      <w:tr w:rsidR="003F44E3" w14:paraId="2B9E8442" w14:textId="77777777" w:rsidTr="00557185">
        <w:tc>
          <w:tcPr>
            <w:tcW w:w="2547" w:type="dxa"/>
          </w:tcPr>
          <w:p w14:paraId="376FE1AA" w14:textId="77777777" w:rsidR="003F44E3" w:rsidRDefault="003F44E3" w:rsidP="00697A28">
            <w:r>
              <w:t>Name</w:t>
            </w:r>
          </w:p>
        </w:tc>
        <w:tc>
          <w:tcPr>
            <w:tcW w:w="4252" w:type="dxa"/>
          </w:tcPr>
          <w:p w14:paraId="5A30FA7E" w14:textId="77777777" w:rsidR="003F44E3" w:rsidRDefault="003F44E3" w:rsidP="00697A28">
            <w:r>
              <w:t>Position</w:t>
            </w:r>
          </w:p>
        </w:tc>
        <w:tc>
          <w:tcPr>
            <w:tcW w:w="2217" w:type="dxa"/>
          </w:tcPr>
          <w:p w14:paraId="24069568" w14:textId="77777777" w:rsidR="003F44E3" w:rsidRDefault="003F44E3" w:rsidP="00697A28">
            <w:r>
              <w:t>Date sent</w:t>
            </w:r>
          </w:p>
        </w:tc>
      </w:tr>
      <w:tr w:rsidR="00CD0190" w14:paraId="0EAD89A0" w14:textId="77777777" w:rsidTr="00557185">
        <w:tc>
          <w:tcPr>
            <w:tcW w:w="2547" w:type="dxa"/>
          </w:tcPr>
          <w:p w14:paraId="7B44AAC5" w14:textId="77777777" w:rsidR="00CD0190" w:rsidRDefault="00CD0190" w:rsidP="00CD0190">
            <w:r>
              <w:t>Sophie Talon-Bergeron</w:t>
            </w:r>
          </w:p>
        </w:tc>
        <w:tc>
          <w:tcPr>
            <w:tcW w:w="4252" w:type="dxa"/>
          </w:tcPr>
          <w:p w14:paraId="14583CC2" w14:textId="77777777" w:rsidR="00CD0190" w:rsidRDefault="00CD0190" w:rsidP="00CD0190">
            <w:r>
              <w:t>Finance Manager</w:t>
            </w:r>
          </w:p>
        </w:tc>
        <w:tc>
          <w:tcPr>
            <w:tcW w:w="2217" w:type="dxa"/>
          </w:tcPr>
          <w:p w14:paraId="4C3BD931" w14:textId="77777777" w:rsidR="00CD0190" w:rsidRPr="005B49C8" w:rsidRDefault="00CD0190" w:rsidP="005B49C8">
            <w:pPr>
              <w:pStyle w:val="ListParagraph"/>
              <w:numPr>
                <w:ilvl w:val="0"/>
                <w:numId w:val="7"/>
              </w:numPr>
              <w:ind w:left="174" w:hanging="174"/>
              <w:rPr>
                <w:ins w:id="37" w:author="Chris Johnson [2]" w:date="2016-04-13T13:40:00Z"/>
                <w:rFonts w:ascii="Verdana" w:hAnsi="Verdana"/>
                <w:sz w:val="18"/>
              </w:rPr>
            </w:pPr>
            <w:r w:rsidRPr="005B49C8">
              <w:rPr>
                <w:rFonts w:ascii="Verdana" w:hAnsi="Verdana"/>
                <w:sz w:val="18"/>
              </w:rPr>
              <w:t>10</w:t>
            </w:r>
            <w:r w:rsidRPr="005B49C8">
              <w:rPr>
                <w:rFonts w:ascii="Verdana" w:hAnsi="Verdana"/>
                <w:sz w:val="18"/>
                <w:vertAlign w:val="superscript"/>
              </w:rPr>
              <w:t>th</w:t>
            </w:r>
            <w:r w:rsidRPr="005B49C8">
              <w:rPr>
                <w:rFonts w:ascii="Verdana" w:hAnsi="Verdana"/>
                <w:sz w:val="18"/>
              </w:rPr>
              <w:t xml:space="preserve"> March 2016</w:t>
            </w:r>
          </w:p>
          <w:p w14:paraId="181F9540" w14:textId="147A9BAE" w:rsidR="005B49C8" w:rsidRDefault="005B49C8" w:rsidP="005B49C8">
            <w:pPr>
              <w:pStyle w:val="ListParagraph"/>
              <w:numPr>
                <w:ilvl w:val="0"/>
                <w:numId w:val="7"/>
              </w:numPr>
              <w:ind w:left="174" w:hanging="174"/>
            </w:pPr>
            <w:ins w:id="38" w:author="Chris Johnson [2]" w:date="2016-04-13T13:40:00Z">
              <w:r w:rsidRPr="005B49C8">
                <w:rPr>
                  <w:rFonts w:ascii="Verdana" w:hAnsi="Verdana"/>
                  <w:sz w:val="18"/>
                </w:rPr>
                <w:t>13</w:t>
              </w:r>
              <w:r w:rsidRPr="005B49C8">
                <w:rPr>
                  <w:rFonts w:ascii="Verdana" w:hAnsi="Verdana"/>
                  <w:sz w:val="18"/>
                  <w:vertAlign w:val="superscript"/>
                </w:rPr>
                <w:t>th</w:t>
              </w:r>
              <w:r w:rsidRPr="005B49C8">
                <w:rPr>
                  <w:rFonts w:ascii="Verdana" w:hAnsi="Verdana"/>
                  <w:sz w:val="18"/>
                </w:rPr>
                <w:t xml:space="preserve"> April 2016</w:t>
              </w:r>
            </w:ins>
          </w:p>
        </w:tc>
      </w:tr>
      <w:tr w:rsidR="00CD0190" w14:paraId="7B30C3C6" w14:textId="77777777" w:rsidTr="00557185">
        <w:tc>
          <w:tcPr>
            <w:tcW w:w="2547" w:type="dxa"/>
          </w:tcPr>
          <w:p w14:paraId="32857CA4" w14:textId="77777777" w:rsidR="00CD0190" w:rsidRDefault="00CD0190" w:rsidP="00CD0190">
            <w:r>
              <w:t>Bianca Vasquez</w:t>
            </w:r>
          </w:p>
        </w:tc>
        <w:tc>
          <w:tcPr>
            <w:tcW w:w="4252" w:type="dxa"/>
          </w:tcPr>
          <w:p w14:paraId="460B7E4A" w14:textId="77777777" w:rsidR="00CD0190" w:rsidRDefault="00CD0190" w:rsidP="00CD0190">
            <w:r>
              <w:t>Financial Analyst</w:t>
            </w:r>
          </w:p>
        </w:tc>
        <w:tc>
          <w:tcPr>
            <w:tcW w:w="2217" w:type="dxa"/>
          </w:tcPr>
          <w:p w14:paraId="39955B01" w14:textId="77777777" w:rsidR="00CD0190" w:rsidRPr="005B49C8" w:rsidRDefault="00CD0190" w:rsidP="005B49C8">
            <w:pPr>
              <w:pStyle w:val="ListParagraph"/>
              <w:numPr>
                <w:ilvl w:val="0"/>
                <w:numId w:val="7"/>
              </w:numPr>
              <w:ind w:left="174" w:hanging="174"/>
              <w:rPr>
                <w:ins w:id="39" w:author="Chris Johnson [2]" w:date="2016-04-13T13:41:00Z"/>
                <w:rFonts w:ascii="Verdana" w:hAnsi="Verdana"/>
                <w:sz w:val="18"/>
              </w:rPr>
            </w:pPr>
            <w:r w:rsidRPr="005B49C8">
              <w:rPr>
                <w:rFonts w:ascii="Verdana" w:hAnsi="Verdana"/>
                <w:sz w:val="18"/>
              </w:rPr>
              <w:t>10</w:t>
            </w:r>
            <w:r w:rsidRPr="005B49C8">
              <w:rPr>
                <w:rFonts w:ascii="Verdana" w:hAnsi="Verdana"/>
                <w:sz w:val="18"/>
                <w:vertAlign w:val="superscript"/>
              </w:rPr>
              <w:t>th</w:t>
            </w:r>
            <w:r w:rsidRPr="005B49C8">
              <w:rPr>
                <w:rFonts w:ascii="Verdana" w:hAnsi="Verdana"/>
                <w:sz w:val="18"/>
              </w:rPr>
              <w:t xml:space="preserve"> March 2016</w:t>
            </w:r>
          </w:p>
          <w:p w14:paraId="41F8A723" w14:textId="31D10217" w:rsidR="005B49C8" w:rsidRDefault="005B49C8" w:rsidP="005B49C8">
            <w:pPr>
              <w:pStyle w:val="ListParagraph"/>
              <w:numPr>
                <w:ilvl w:val="0"/>
                <w:numId w:val="7"/>
              </w:numPr>
              <w:ind w:left="174" w:hanging="174"/>
            </w:pPr>
            <w:ins w:id="40" w:author="Chris Johnson [2]" w:date="2016-04-13T13:41:00Z">
              <w:r w:rsidRPr="005B49C8">
                <w:rPr>
                  <w:rFonts w:ascii="Verdana" w:hAnsi="Verdana"/>
                  <w:sz w:val="18"/>
                </w:rPr>
                <w:t>13</w:t>
              </w:r>
              <w:r w:rsidRPr="005B49C8">
                <w:rPr>
                  <w:rFonts w:ascii="Verdana" w:hAnsi="Verdana"/>
                  <w:sz w:val="18"/>
                  <w:vertAlign w:val="superscript"/>
                </w:rPr>
                <w:t>th</w:t>
              </w:r>
              <w:r w:rsidRPr="005B49C8">
                <w:rPr>
                  <w:rFonts w:ascii="Verdana" w:hAnsi="Verdana"/>
                  <w:sz w:val="18"/>
                </w:rPr>
                <w:t xml:space="preserve"> April 2016</w:t>
              </w:r>
            </w:ins>
          </w:p>
        </w:tc>
      </w:tr>
      <w:tr w:rsidR="00CD0190" w14:paraId="5CBB07A0" w14:textId="77777777" w:rsidTr="00557185">
        <w:tc>
          <w:tcPr>
            <w:tcW w:w="2547" w:type="dxa"/>
          </w:tcPr>
          <w:p w14:paraId="18D38FDF" w14:textId="77777777" w:rsidR="00CD0190" w:rsidRDefault="00CD0190" w:rsidP="00CD0190">
            <w:r>
              <w:t>Liz Collins</w:t>
            </w:r>
          </w:p>
        </w:tc>
        <w:tc>
          <w:tcPr>
            <w:tcW w:w="4252" w:type="dxa"/>
          </w:tcPr>
          <w:p w14:paraId="07432B1E" w14:textId="77777777" w:rsidR="00CD0190" w:rsidRDefault="00CD0190" w:rsidP="00CD0190">
            <w:r>
              <w:t>Financial Controller</w:t>
            </w:r>
          </w:p>
        </w:tc>
        <w:tc>
          <w:tcPr>
            <w:tcW w:w="2217" w:type="dxa"/>
          </w:tcPr>
          <w:p w14:paraId="14BDB866" w14:textId="77777777" w:rsidR="00CD0190" w:rsidRPr="005B49C8" w:rsidRDefault="00CD0190" w:rsidP="005B49C8">
            <w:pPr>
              <w:pStyle w:val="ListParagraph"/>
              <w:numPr>
                <w:ilvl w:val="0"/>
                <w:numId w:val="7"/>
              </w:numPr>
              <w:ind w:left="174" w:hanging="174"/>
              <w:rPr>
                <w:ins w:id="41" w:author="Chris Johnson [2]" w:date="2016-04-13T13:41:00Z"/>
                <w:rFonts w:ascii="Verdana" w:hAnsi="Verdana"/>
                <w:sz w:val="18"/>
              </w:rPr>
            </w:pPr>
            <w:r w:rsidRPr="005B49C8">
              <w:rPr>
                <w:rFonts w:ascii="Verdana" w:hAnsi="Verdana"/>
                <w:sz w:val="18"/>
              </w:rPr>
              <w:t>10</w:t>
            </w:r>
            <w:r w:rsidRPr="005B49C8">
              <w:rPr>
                <w:rFonts w:ascii="Verdana" w:hAnsi="Verdana"/>
                <w:sz w:val="18"/>
                <w:vertAlign w:val="superscript"/>
              </w:rPr>
              <w:t>th</w:t>
            </w:r>
            <w:r w:rsidRPr="005B49C8">
              <w:rPr>
                <w:rFonts w:ascii="Verdana" w:hAnsi="Verdana"/>
                <w:sz w:val="18"/>
              </w:rPr>
              <w:t xml:space="preserve"> March 2016</w:t>
            </w:r>
          </w:p>
          <w:p w14:paraId="36D9CDDA" w14:textId="3AAA47E1" w:rsidR="005B49C8" w:rsidRDefault="005B49C8" w:rsidP="005B49C8">
            <w:pPr>
              <w:pStyle w:val="ListParagraph"/>
              <w:numPr>
                <w:ilvl w:val="0"/>
                <w:numId w:val="7"/>
              </w:numPr>
              <w:ind w:left="174" w:hanging="174"/>
            </w:pPr>
            <w:ins w:id="42" w:author="Chris Johnson [2]" w:date="2016-04-13T13:41:00Z">
              <w:r w:rsidRPr="005B49C8">
                <w:rPr>
                  <w:rFonts w:ascii="Verdana" w:hAnsi="Verdana"/>
                  <w:sz w:val="18"/>
                </w:rPr>
                <w:t>13</w:t>
              </w:r>
              <w:r w:rsidRPr="005B49C8">
                <w:rPr>
                  <w:rFonts w:ascii="Verdana" w:hAnsi="Verdana"/>
                  <w:sz w:val="18"/>
                  <w:vertAlign w:val="superscript"/>
                </w:rPr>
                <w:t>th</w:t>
              </w:r>
              <w:r w:rsidRPr="005B49C8">
                <w:rPr>
                  <w:rFonts w:ascii="Verdana" w:hAnsi="Verdana"/>
                  <w:sz w:val="18"/>
                </w:rPr>
                <w:t xml:space="preserve"> April 2016</w:t>
              </w:r>
            </w:ins>
          </w:p>
        </w:tc>
      </w:tr>
      <w:tr w:rsidR="00CD0190" w14:paraId="7F3F0246" w14:textId="77777777" w:rsidTr="00557185">
        <w:tc>
          <w:tcPr>
            <w:tcW w:w="2547" w:type="dxa"/>
          </w:tcPr>
          <w:p w14:paraId="0E206064" w14:textId="77777777" w:rsidR="00CD0190" w:rsidRDefault="00CD0190" w:rsidP="00CD0190">
            <w:r>
              <w:t>Benjamin Hémond</w:t>
            </w:r>
          </w:p>
        </w:tc>
        <w:tc>
          <w:tcPr>
            <w:tcW w:w="4252" w:type="dxa"/>
          </w:tcPr>
          <w:p w14:paraId="0B1E98F3" w14:textId="77777777" w:rsidR="00CD0190" w:rsidRDefault="00CD0190" w:rsidP="00CD0190">
            <w:r>
              <w:t>Procurement Specialist</w:t>
            </w:r>
          </w:p>
        </w:tc>
        <w:tc>
          <w:tcPr>
            <w:tcW w:w="2217" w:type="dxa"/>
          </w:tcPr>
          <w:p w14:paraId="2FDE53BB" w14:textId="77777777" w:rsidR="00CD0190" w:rsidRDefault="00CD0190" w:rsidP="00CD0190">
            <w:r w:rsidRPr="0092705F">
              <w:rPr>
                <w:rFonts w:ascii="Verdana" w:hAnsi="Verdana"/>
                <w:sz w:val="18"/>
              </w:rPr>
              <w:t>10</w:t>
            </w:r>
            <w:r w:rsidRPr="0092705F">
              <w:rPr>
                <w:rFonts w:ascii="Verdana" w:hAnsi="Verdana"/>
                <w:sz w:val="18"/>
                <w:vertAlign w:val="superscript"/>
              </w:rPr>
              <w:t>th</w:t>
            </w:r>
            <w:r w:rsidRPr="0092705F">
              <w:rPr>
                <w:rFonts w:ascii="Verdana" w:hAnsi="Verdana"/>
                <w:sz w:val="18"/>
              </w:rPr>
              <w:t xml:space="preserve"> March 2016</w:t>
            </w:r>
          </w:p>
        </w:tc>
      </w:tr>
      <w:tr w:rsidR="00CD0190" w14:paraId="791CD9FC" w14:textId="77777777" w:rsidTr="00557185">
        <w:tc>
          <w:tcPr>
            <w:tcW w:w="2547" w:type="dxa"/>
          </w:tcPr>
          <w:p w14:paraId="2F47335D" w14:textId="77777777" w:rsidR="00CD0190" w:rsidRDefault="00CD0190" w:rsidP="00CD0190">
            <w:r>
              <w:t>Hassan Mamdani</w:t>
            </w:r>
          </w:p>
        </w:tc>
        <w:tc>
          <w:tcPr>
            <w:tcW w:w="4252" w:type="dxa"/>
          </w:tcPr>
          <w:p w14:paraId="598A3B0B" w14:textId="77777777" w:rsidR="00CD0190" w:rsidRDefault="00CD0190" w:rsidP="00CD0190">
            <w:pPr>
              <w:autoSpaceDE w:val="0"/>
              <w:autoSpaceDN w:val="0"/>
            </w:pPr>
            <w:r>
              <w:rPr>
                <w:rFonts w:ascii="Segoe UI" w:hAnsi="Segoe UI" w:cs="Segoe UI"/>
                <w:color w:val="000000"/>
                <w:sz w:val="20"/>
                <w:szCs w:val="20"/>
              </w:rPr>
              <w:t>Research Scientist Computational Chemist</w:t>
            </w:r>
          </w:p>
        </w:tc>
        <w:tc>
          <w:tcPr>
            <w:tcW w:w="2217" w:type="dxa"/>
          </w:tcPr>
          <w:p w14:paraId="2708010B" w14:textId="77777777" w:rsidR="00CD0190" w:rsidRDefault="00CD0190" w:rsidP="00CD0190">
            <w:r w:rsidRPr="0092705F">
              <w:rPr>
                <w:rFonts w:ascii="Verdana" w:hAnsi="Verdana"/>
                <w:sz w:val="18"/>
              </w:rPr>
              <w:t>10</w:t>
            </w:r>
            <w:r w:rsidRPr="0092705F">
              <w:rPr>
                <w:rFonts w:ascii="Verdana" w:hAnsi="Verdana"/>
                <w:sz w:val="18"/>
                <w:vertAlign w:val="superscript"/>
              </w:rPr>
              <w:t>th</w:t>
            </w:r>
            <w:r w:rsidRPr="0092705F">
              <w:rPr>
                <w:rFonts w:ascii="Verdana" w:hAnsi="Verdana"/>
                <w:sz w:val="18"/>
              </w:rPr>
              <w:t xml:space="preserve"> March 2016</w:t>
            </w:r>
          </w:p>
        </w:tc>
      </w:tr>
      <w:tr w:rsidR="00CD0190" w14:paraId="379EBB63" w14:textId="77777777" w:rsidTr="00557185">
        <w:tc>
          <w:tcPr>
            <w:tcW w:w="2547" w:type="dxa"/>
          </w:tcPr>
          <w:p w14:paraId="62E39454" w14:textId="77777777" w:rsidR="00CD0190" w:rsidRDefault="00CD0190" w:rsidP="00CD0190">
            <w:r>
              <w:t>David Franklin</w:t>
            </w:r>
          </w:p>
        </w:tc>
        <w:tc>
          <w:tcPr>
            <w:tcW w:w="4252" w:type="dxa"/>
          </w:tcPr>
          <w:p w14:paraId="4FBE370D" w14:textId="77777777" w:rsidR="00CD0190" w:rsidRDefault="00CD0190" w:rsidP="00CD0190">
            <w:r>
              <w:t>Head of Financial Planning and Analysis</w:t>
            </w:r>
          </w:p>
        </w:tc>
        <w:tc>
          <w:tcPr>
            <w:tcW w:w="2217" w:type="dxa"/>
          </w:tcPr>
          <w:p w14:paraId="4F52D413" w14:textId="77777777" w:rsidR="00CD0190" w:rsidRDefault="00CD0190" w:rsidP="00CD0190">
            <w:r w:rsidRPr="0092705F">
              <w:rPr>
                <w:rFonts w:ascii="Verdana" w:hAnsi="Verdana"/>
                <w:sz w:val="18"/>
              </w:rPr>
              <w:t>10</w:t>
            </w:r>
            <w:r w:rsidRPr="0092705F">
              <w:rPr>
                <w:rFonts w:ascii="Verdana" w:hAnsi="Verdana"/>
                <w:sz w:val="18"/>
                <w:vertAlign w:val="superscript"/>
              </w:rPr>
              <w:t>th</w:t>
            </w:r>
            <w:r w:rsidRPr="0092705F">
              <w:rPr>
                <w:rFonts w:ascii="Verdana" w:hAnsi="Verdana"/>
                <w:sz w:val="18"/>
              </w:rPr>
              <w:t xml:space="preserve"> March 2016</w:t>
            </w:r>
          </w:p>
        </w:tc>
      </w:tr>
      <w:tr w:rsidR="00CD0190" w14:paraId="06221AD9" w14:textId="77777777" w:rsidTr="00557185">
        <w:tc>
          <w:tcPr>
            <w:tcW w:w="2547" w:type="dxa"/>
          </w:tcPr>
          <w:p w14:paraId="5F87A0AD" w14:textId="77777777" w:rsidR="00CD0190" w:rsidRDefault="00CD0190" w:rsidP="00CD0190">
            <w:r>
              <w:t>Jacqueline Richard</w:t>
            </w:r>
          </w:p>
        </w:tc>
        <w:tc>
          <w:tcPr>
            <w:tcW w:w="4252" w:type="dxa"/>
          </w:tcPr>
          <w:p w14:paraId="712BF346" w14:textId="77777777" w:rsidR="00CD0190" w:rsidRDefault="00CD0190" w:rsidP="00CD0190">
            <w:r>
              <w:t>Head of Financial Reporting</w:t>
            </w:r>
          </w:p>
        </w:tc>
        <w:tc>
          <w:tcPr>
            <w:tcW w:w="2217" w:type="dxa"/>
          </w:tcPr>
          <w:p w14:paraId="3E20A9E2" w14:textId="77777777" w:rsidR="00CD0190" w:rsidRDefault="00CD0190" w:rsidP="00CD0190">
            <w:r w:rsidRPr="0092705F">
              <w:rPr>
                <w:rFonts w:ascii="Verdana" w:hAnsi="Verdana"/>
                <w:sz w:val="18"/>
              </w:rPr>
              <w:t>10</w:t>
            </w:r>
            <w:r w:rsidRPr="0092705F">
              <w:rPr>
                <w:rFonts w:ascii="Verdana" w:hAnsi="Verdana"/>
                <w:sz w:val="18"/>
                <w:vertAlign w:val="superscript"/>
              </w:rPr>
              <w:t>th</w:t>
            </w:r>
            <w:r w:rsidRPr="0092705F">
              <w:rPr>
                <w:rFonts w:ascii="Verdana" w:hAnsi="Verdana"/>
                <w:sz w:val="18"/>
              </w:rPr>
              <w:t xml:space="preserve"> March 2016</w:t>
            </w:r>
          </w:p>
        </w:tc>
      </w:tr>
      <w:tr w:rsidR="00CD0190" w14:paraId="50DB581F" w14:textId="77777777" w:rsidTr="00557185">
        <w:tc>
          <w:tcPr>
            <w:tcW w:w="2547" w:type="dxa"/>
          </w:tcPr>
          <w:p w14:paraId="656C9ED7" w14:textId="77777777" w:rsidR="00CD0190" w:rsidRDefault="00CD0190" w:rsidP="00CD0190">
            <w:r>
              <w:t>Bruce Pritchard</w:t>
            </w:r>
          </w:p>
        </w:tc>
        <w:tc>
          <w:tcPr>
            <w:tcW w:w="4252" w:type="dxa"/>
          </w:tcPr>
          <w:p w14:paraId="13169E29" w14:textId="77777777" w:rsidR="00CD0190" w:rsidRDefault="00CD0190" w:rsidP="00CD0190">
            <w:r>
              <w:t>COO</w:t>
            </w:r>
          </w:p>
        </w:tc>
        <w:tc>
          <w:tcPr>
            <w:tcW w:w="2217" w:type="dxa"/>
          </w:tcPr>
          <w:p w14:paraId="65BE4EA1" w14:textId="77777777" w:rsidR="00CD0190" w:rsidRDefault="00CD0190" w:rsidP="00CD0190">
            <w:r w:rsidRPr="0092705F">
              <w:rPr>
                <w:rFonts w:ascii="Verdana" w:hAnsi="Verdana"/>
                <w:sz w:val="18"/>
              </w:rPr>
              <w:t>10</w:t>
            </w:r>
            <w:r w:rsidRPr="0092705F">
              <w:rPr>
                <w:rFonts w:ascii="Verdana" w:hAnsi="Verdana"/>
                <w:sz w:val="18"/>
                <w:vertAlign w:val="superscript"/>
              </w:rPr>
              <w:t>th</w:t>
            </w:r>
            <w:r w:rsidRPr="0092705F">
              <w:rPr>
                <w:rFonts w:ascii="Verdana" w:hAnsi="Verdana"/>
                <w:sz w:val="18"/>
              </w:rPr>
              <w:t xml:space="preserve"> March 2016</w:t>
            </w:r>
          </w:p>
        </w:tc>
      </w:tr>
      <w:tr w:rsidR="00CD0190" w14:paraId="268A2DA7" w14:textId="77777777" w:rsidTr="00557185">
        <w:tc>
          <w:tcPr>
            <w:tcW w:w="2547" w:type="dxa"/>
          </w:tcPr>
          <w:p w14:paraId="09D06ABE" w14:textId="77777777" w:rsidR="00CD0190" w:rsidRDefault="00CD0190" w:rsidP="00CD0190">
            <w:r>
              <w:t>Greg Weaver</w:t>
            </w:r>
          </w:p>
        </w:tc>
        <w:tc>
          <w:tcPr>
            <w:tcW w:w="4252" w:type="dxa"/>
          </w:tcPr>
          <w:p w14:paraId="1B9BA775" w14:textId="77777777" w:rsidR="00CD0190" w:rsidRDefault="00CD0190" w:rsidP="00CD0190">
            <w:r>
              <w:t>CFO</w:t>
            </w:r>
          </w:p>
        </w:tc>
        <w:tc>
          <w:tcPr>
            <w:tcW w:w="2217" w:type="dxa"/>
          </w:tcPr>
          <w:p w14:paraId="3D740254" w14:textId="77777777" w:rsidR="00CD0190" w:rsidRDefault="00CD0190" w:rsidP="00CD0190">
            <w:r w:rsidRPr="0092705F">
              <w:rPr>
                <w:rFonts w:ascii="Verdana" w:hAnsi="Verdana"/>
                <w:sz w:val="18"/>
              </w:rPr>
              <w:t>10</w:t>
            </w:r>
            <w:r w:rsidRPr="0092705F">
              <w:rPr>
                <w:rFonts w:ascii="Verdana" w:hAnsi="Verdana"/>
                <w:sz w:val="18"/>
                <w:vertAlign w:val="superscript"/>
              </w:rPr>
              <w:t>th</w:t>
            </w:r>
            <w:r w:rsidRPr="0092705F">
              <w:rPr>
                <w:rFonts w:ascii="Verdana" w:hAnsi="Verdana"/>
                <w:sz w:val="18"/>
              </w:rPr>
              <w:t xml:space="preserve"> March 2016</w:t>
            </w:r>
          </w:p>
        </w:tc>
      </w:tr>
    </w:tbl>
    <w:p w14:paraId="1E06310B" w14:textId="77777777" w:rsidR="003F44E3" w:rsidRPr="008803BF" w:rsidRDefault="003F44E3" w:rsidP="003F44E3"/>
    <w:p w14:paraId="6E943082" w14:textId="77777777" w:rsidR="003F44E3" w:rsidRPr="00AE5139" w:rsidRDefault="003F44E3" w:rsidP="003F44E3">
      <w:pPr>
        <w:spacing w:before="480"/>
        <w:rPr>
          <w:rFonts w:ascii="Verdana" w:hAnsi="Verdana"/>
          <w:b/>
          <w:sz w:val="18"/>
          <w:szCs w:val="18"/>
        </w:rPr>
      </w:pPr>
      <w:r w:rsidRPr="00AE5139">
        <w:rPr>
          <w:rFonts w:ascii="Verdana" w:hAnsi="Verdana"/>
          <w:b/>
          <w:sz w:val="18"/>
          <w:szCs w:val="18"/>
        </w:rPr>
        <w:t>Introduction</w:t>
      </w:r>
    </w:p>
    <w:p w14:paraId="4615F04D" w14:textId="77777777" w:rsidR="00EC7146" w:rsidRDefault="00EC7146" w:rsidP="003F44E3">
      <w:r>
        <w:t>This is a brief list of all reports that are currently available as held within the Syspro ERP system</w:t>
      </w:r>
      <w:r w:rsidR="00557185">
        <w:t xml:space="preserve"> with a brief description of</w:t>
      </w:r>
    </w:p>
    <w:p w14:paraId="52B0843A" w14:textId="77777777" w:rsidR="00557185" w:rsidRDefault="00557185" w:rsidP="00557185">
      <w:pPr>
        <w:pStyle w:val="ListParagraph"/>
        <w:numPr>
          <w:ilvl w:val="0"/>
          <w:numId w:val="4"/>
        </w:numPr>
      </w:pPr>
      <w:r>
        <w:t>What the report does</w:t>
      </w:r>
    </w:p>
    <w:p w14:paraId="58CD7F22" w14:textId="77777777" w:rsidR="00557185" w:rsidRDefault="00557185" w:rsidP="00557185">
      <w:pPr>
        <w:pStyle w:val="ListParagraph"/>
        <w:numPr>
          <w:ilvl w:val="0"/>
          <w:numId w:val="4"/>
        </w:numPr>
      </w:pPr>
      <w:r>
        <w:t>What the parameters of the report relate to</w:t>
      </w:r>
    </w:p>
    <w:p w14:paraId="5E9321ED" w14:textId="77777777" w:rsidR="00557185" w:rsidRDefault="00557185" w:rsidP="00557185">
      <w:pPr>
        <w:pStyle w:val="ListParagraph"/>
        <w:numPr>
          <w:ilvl w:val="0"/>
          <w:numId w:val="4"/>
        </w:numPr>
      </w:pPr>
      <w:r>
        <w:t>What the report looks like</w:t>
      </w:r>
    </w:p>
    <w:p w14:paraId="4D89747D" w14:textId="77777777" w:rsidR="003F44E3" w:rsidRDefault="00EC7146" w:rsidP="003F44E3">
      <w:r>
        <w:t xml:space="preserve">Any reports </w:t>
      </w:r>
      <w:r w:rsidR="00557185">
        <w:t xml:space="preserve">that are </w:t>
      </w:r>
      <w:r>
        <w:t xml:space="preserve">held in the development folder </w:t>
      </w:r>
      <w:r w:rsidR="00557185">
        <w:t>are awaiting sign off from the business before being released.</w:t>
      </w:r>
    </w:p>
    <w:p w14:paraId="2D46AEC3" w14:textId="77777777" w:rsidR="00EC7146" w:rsidRDefault="00EC7146" w:rsidP="003F44E3">
      <w:r>
        <w:t xml:space="preserve">Any reports that </w:t>
      </w:r>
      <w:r w:rsidR="00557185">
        <w:t xml:space="preserve">have been written </w:t>
      </w:r>
      <w:r>
        <w:t>limit</w:t>
      </w:r>
      <w:r w:rsidR="00557185">
        <w:t>ing them</w:t>
      </w:r>
      <w:r>
        <w:t xml:space="preserve"> to a single company are </w:t>
      </w:r>
      <w:r w:rsidR="00557185">
        <w:t>scheduled to be removed as soon as replacements have been signed off and therefore have not been included in this document.</w:t>
      </w:r>
    </w:p>
    <w:p w14:paraId="0BAB3008" w14:textId="77777777" w:rsidR="003F44E3" w:rsidRDefault="003F44E3" w:rsidP="003F44E3">
      <w:r>
        <w:br w:type="page"/>
      </w:r>
    </w:p>
    <w:p w14:paraId="415E576E" w14:textId="77777777" w:rsidR="003F44E3" w:rsidRPr="003F44E3" w:rsidRDefault="003F44E3" w:rsidP="003F44E3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5567761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B4CFD76" w14:textId="77777777" w:rsidR="00041215" w:rsidRDefault="00041215">
          <w:pPr>
            <w:pStyle w:val="TOCHeading"/>
          </w:pPr>
          <w:r>
            <w:t>Contents</w:t>
          </w:r>
        </w:p>
        <w:p w14:paraId="5C3E015A" w14:textId="4B9821A3" w:rsidR="005B49C8" w:rsidRDefault="00041215">
          <w:pPr>
            <w:pStyle w:val="TOC1"/>
            <w:rPr>
              <w:rFonts w:eastAsiaTheme="minorEastAsia"/>
              <w:sz w:val="22"/>
              <w:lang w:eastAsia="en-GB"/>
            </w:rPr>
          </w:pPr>
          <w:r>
            <w:rPr>
              <w:noProof w:val="0"/>
            </w:rPr>
            <w:fldChar w:fldCharType="begin"/>
          </w:r>
          <w:r>
            <w:instrText xml:space="preserve"> TOC \o "1-3" \h \z \u </w:instrText>
          </w:r>
          <w:r>
            <w:rPr>
              <w:noProof w:val="0"/>
            </w:rPr>
            <w:fldChar w:fldCharType="separate"/>
          </w:r>
          <w:hyperlink w:anchor="_Toc448317911" w:history="1">
            <w:r w:rsidR="005B49C8" w:rsidRPr="007E295D">
              <w:rPr>
                <w:rStyle w:val="Hyperlink"/>
              </w:rPr>
              <w:t>Folder – System Reports</w:t>
            </w:r>
            <w:r w:rsidR="005B49C8">
              <w:rPr>
                <w:webHidden/>
              </w:rPr>
              <w:tab/>
            </w:r>
            <w:r w:rsidR="005B49C8">
              <w:rPr>
                <w:webHidden/>
              </w:rPr>
              <w:fldChar w:fldCharType="begin"/>
            </w:r>
            <w:r w:rsidR="005B49C8">
              <w:rPr>
                <w:webHidden/>
              </w:rPr>
              <w:instrText xml:space="preserve"> PAGEREF _Toc448317911 \h </w:instrText>
            </w:r>
            <w:r w:rsidR="005B49C8">
              <w:rPr>
                <w:webHidden/>
              </w:rPr>
            </w:r>
            <w:r w:rsidR="005B49C8">
              <w:rPr>
                <w:webHidden/>
              </w:rPr>
              <w:fldChar w:fldCharType="separate"/>
            </w:r>
            <w:r w:rsidR="005B49C8">
              <w:rPr>
                <w:webHidden/>
              </w:rPr>
              <w:t>4</w:t>
            </w:r>
            <w:r w:rsidR="005B49C8">
              <w:rPr>
                <w:webHidden/>
              </w:rPr>
              <w:fldChar w:fldCharType="end"/>
            </w:r>
          </w:hyperlink>
        </w:p>
        <w:p w14:paraId="51C6CB70" w14:textId="72D501C0" w:rsidR="005B49C8" w:rsidRDefault="005B49C8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8317912" w:history="1">
            <w:r w:rsidRPr="007E295D">
              <w:rPr>
                <w:rStyle w:val="Hyperlink"/>
              </w:rPr>
              <w:t>Batch Profitability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_Toc448317912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52775730" w14:textId="6F3D5F87" w:rsidR="005B49C8" w:rsidRDefault="005B49C8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8317913" w:history="1">
            <w:r w:rsidRPr="007E295D">
              <w:rPr>
                <w:rStyle w:val="Hyperlink"/>
              </w:rPr>
              <w:t>Currency Rates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_Toc448317913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47589B90" w14:textId="747F1E92" w:rsidR="005B49C8" w:rsidRDefault="005B49C8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8317914" w:history="1">
            <w:r w:rsidRPr="007E295D">
              <w:rPr>
                <w:rStyle w:val="Hyperlink"/>
              </w:rPr>
              <w:t>Job Lot Breakdown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_Toc448317914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2D54B5F6" w14:textId="7D2F9BBC" w:rsidR="005B49C8" w:rsidRDefault="005B49C8">
          <w:pPr>
            <w:pStyle w:val="TOC1"/>
            <w:rPr>
              <w:rFonts w:eastAsiaTheme="minorEastAsia"/>
              <w:sz w:val="22"/>
              <w:lang w:eastAsia="en-GB"/>
            </w:rPr>
          </w:pPr>
          <w:hyperlink w:anchor="_Toc448317915" w:history="1">
            <w:r w:rsidRPr="007E295D">
              <w:rPr>
                <w:rStyle w:val="Hyperlink"/>
              </w:rPr>
              <w:t>Folder – System Accounts Payable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_Toc448317915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25D55F42" w14:textId="7E5B56F0" w:rsidR="005B49C8" w:rsidRDefault="005B49C8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8317916" w:history="1">
            <w:r w:rsidRPr="007E295D">
              <w:rPr>
                <w:rStyle w:val="Hyperlink"/>
              </w:rPr>
              <w:t>AP Aged Analysis Alt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_Toc448317916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05B425FF" w14:textId="1599FB65" w:rsidR="005B49C8" w:rsidRDefault="005B49C8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8317917" w:history="1">
            <w:r w:rsidRPr="007E295D">
              <w:rPr>
                <w:rStyle w:val="Hyperlink"/>
              </w:rPr>
              <w:t>AP Unpaid Assets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_Toc448317917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6B2251E5" w14:textId="11508A92" w:rsidR="005B49C8" w:rsidRDefault="005B49C8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8317918" w:history="1">
            <w:r w:rsidRPr="007E295D">
              <w:rPr>
                <w:rStyle w:val="Hyperlink"/>
              </w:rPr>
              <w:t>Payment Run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_Toc448317918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1EACA91E" w14:textId="26D01AB6" w:rsidR="005B49C8" w:rsidRDefault="005B49C8">
          <w:pPr>
            <w:pStyle w:val="TOC1"/>
            <w:rPr>
              <w:rFonts w:eastAsiaTheme="minorEastAsia"/>
              <w:sz w:val="22"/>
              <w:lang w:eastAsia="en-GB"/>
            </w:rPr>
          </w:pPr>
          <w:hyperlink w:anchor="_Toc448317919" w:history="1">
            <w:r w:rsidRPr="007E295D">
              <w:rPr>
                <w:rStyle w:val="Hyperlink"/>
              </w:rPr>
              <w:t>Folder – System Assets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_Toc448317919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60E09F2A" w14:textId="3D6AC82E" w:rsidR="005B49C8" w:rsidRDefault="005B49C8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8317920" w:history="1">
            <w:r w:rsidRPr="007E295D">
              <w:rPr>
                <w:rStyle w:val="Hyperlink"/>
              </w:rPr>
              <w:t>Fixed Asset List Live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_Toc448317920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24470219" w14:textId="0F015C60" w:rsidR="005B49C8" w:rsidRDefault="005B49C8">
          <w:pPr>
            <w:pStyle w:val="TOC1"/>
            <w:rPr>
              <w:rFonts w:eastAsiaTheme="minorEastAsia"/>
              <w:sz w:val="22"/>
              <w:lang w:eastAsia="en-GB"/>
            </w:rPr>
          </w:pPr>
          <w:hyperlink w:anchor="_Toc448317921" w:history="1">
            <w:r w:rsidRPr="007E295D">
              <w:rPr>
                <w:rStyle w:val="Hyperlink"/>
              </w:rPr>
              <w:t>Folder – System General Ledger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_Toc448317921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53284BE0" w14:textId="622CFFE2" w:rsidR="005B49C8" w:rsidRDefault="005B49C8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8317922" w:history="1">
            <w:r w:rsidRPr="007E295D">
              <w:rPr>
                <w:rStyle w:val="Hyperlink"/>
              </w:rPr>
              <w:t>Closing Interco Balances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_Toc448317922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4BF3C590" w14:textId="39161831" w:rsidR="005B49C8" w:rsidRDefault="005B49C8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8317923" w:history="1">
            <w:r w:rsidRPr="007E295D">
              <w:rPr>
                <w:rStyle w:val="Hyperlink"/>
              </w:rPr>
              <w:t>Gen Ledger Control Panel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_Toc448317923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61EF0272" w14:textId="747A367C" w:rsidR="005B49C8" w:rsidRDefault="005B49C8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8317924" w:history="1">
            <w:r w:rsidRPr="007E295D">
              <w:rPr>
                <w:rStyle w:val="Hyperlink"/>
              </w:rPr>
              <w:t>GRN Unpaid assets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_Toc448317924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293DC727" w14:textId="753A1C3D" w:rsidR="005B49C8" w:rsidRDefault="005B49C8">
          <w:pPr>
            <w:pStyle w:val="TOC1"/>
            <w:rPr>
              <w:rFonts w:eastAsiaTheme="minorEastAsia"/>
              <w:sz w:val="22"/>
              <w:lang w:eastAsia="en-GB"/>
            </w:rPr>
          </w:pPr>
          <w:hyperlink w:anchor="_Toc448317925" w:history="1">
            <w:r w:rsidRPr="007E295D">
              <w:rPr>
                <w:rStyle w:val="Hyperlink"/>
              </w:rPr>
              <w:t>Folder – System Inventory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_Toc448317925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420DE0AF" w14:textId="265BBE42" w:rsidR="005B49C8" w:rsidRDefault="005B49C8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8317926" w:history="1">
            <w:r w:rsidRPr="007E295D">
              <w:rPr>
                <w:rStyle w:val="Hyperlink"/>
              </w:rPr>
              <w:t>Lot Retesting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_Toc448317926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29717849" w14:textId="3C584597" w:rsidR="005B49C8" w:rsidRDefault="005B49C8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8317927" w:history="1">
            <w:r w:rsidRPr="007E295D">
              <w:rPr>
                <w:rStyle w:val="Hyperlink"/>
              </w:rPr>
              <w:t>Stock Levels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_Toc448317927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012052C7" w14:textId="2F507668" w:rsidR="005B49C8" w:rsidRDefault="005B49C8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8317928" w:history="1">
            <w:r w:rsidRPr="007E295D">
              <w:rPr>
                <w:rStyle w:val="Hyperlink"/>
              </w:rPr>
              <w:t>Inventory Inspection Times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_Toc448317928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50144FFE" w14:textId="3312043B" w:rsidR="005B49C8" w:rsidRDefault="005B49C8">
          <w:pPr>
            <w:pStyle w:val="TOC1"/>
            <w:rPr>
              <w:rFonts w:eastAsiaTheme="minorEastAsia"/>
              <w:sz w:val="22"/>
              <w:lang w:eastAsia="en-GB"/>
            </w:rPr>
          </w:pPr>
          <w:hyperlink w:anchor="_Toc448317929" w:history="1">
            <w:r w:rsidRPr="007E295D">
              <w:rPr>
                <w:rStyle w:val="Hyperlink"/>
              </w:rPr>
              <w:t>Folder – System Management Accounts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_Toc448317929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364DA9DA" w14:textId="71E52750" w:rsidR="005B49C8" w:rsidRDefault="005B49C8">
          <w:pPr>
            <w:pStyle w:val="TOC1"/>
            <w:rPr>
              <w:rFonts w:eastAsiaTheme="minorEastAsia"/>
              <w:sz w:val="22"/>
              <w:lang w:eastAsia="en-GB"/>
            </w:rPr>
          </w:pPr>
          <w:hyperlink w:anchor="_Toc448317930" w:history="1">
            <w:r w:rsidRPr="007E295D">
              <w:rPr>
                <w:rStyle w:val="Hyperlink"/>
              </w:rPr>
              <w:t>Folder – System Purchase Orders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_Toc448317930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5C79E8AF" w14:textId="74807B57" w:rsidR="005B49C8" w:rsidRDefault="005B49C8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8317931" w:history="1">
            <w:r w:rsidRPr="007E295D">
              <w:rPr>
                <w:rStyle w:val="Hyperlink"/>
              </w:rPr>
              <w:t>Purchase Order Changes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_Toc448317931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4BE06F45" w14:textId="71E1734D" w:rsidR="005B49C8" w:rsidRDefault="005B49C8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8317932" w:history="1">
            <w:r w:rsidRPr="007E295D">
              <w:rPr>
                <w:rStyle w:val="Hyperlink"/>
              </w:rPr>
              <w:t>Open Purchase Orders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_Toc448317932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7C1980E8" w14:textId="234B2FB6" w:rsidR="005B49C8" w:rsidRDefault="005B49C8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8317933" w:history="1">
            <w:r w:rsidRPr="007E295D">
              <w:rPr>
                <w:rStyle w:val="Hyperlink"/>
              </w:rPr>
              <w:t>Open Purchase Zero Order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_Toc448317933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7973321F" w14:textId="232A0098" w:rsidR="005B49C8" w:rsidRDefault="005B49C8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8317934" w:history="1">
            <w:r w:rsidRPr="007E295D">
              <w:rPr>
                <w:rStyle w:val="Hyperlink"/>
              </w:rPr>
              <w:t>Open Requisition Report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_Toc448317934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5356DA8D" w14:textId="3A295159" w:rsidR="005B49C8" w:rsidRDefault="005B49C8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8317935" w:history="1">
            <w:r w:rsidRPr="007E295D">
              <w:rPr>
                <w:rStyle w:val="Hyperlink"/>
              </w:rPr>
              <w:t>Requisition users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_Toc448317935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460B46D6" w14:textId="66D462D5" w:rsidR="005B49C8" w:rsidRDefault="005B49C8">
          <w:pPr>
            <w:pStyle w:val="TOC1"/>
            <w:rPr>
              <w:rFonts w:eastAsiaTheme="minorEastAsia"/>
              <w:sz w:val="22"/>
              <w:lang w:eastAsia="en-GB"/>
            </w:rPr>
          </w:pPr>
          <w:hyperlink w:anchor="_Toc448317936" w:history="1">
            <w:r w:rsidRPr="007E295D">
              <w:rPr>
                <w:rStyle w:val="Hyperlink"/>
              </w:rPr>
              <w:t>Folder – System Sales Orders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_Toc448317936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39A963FF" w14:textId="01B4892E" w:rsidR="005B49C8" w:rsidRDefault="005B49C8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8317937" w:history="1">
            <w:r w:rsidRPr="007E295D">
              <w:rPr>
                <w:rStyle w:val="Hyperlink"/>
              </w:rPr>
              <w:t>Sales Orders Status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_Toc448317937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326E08D3" w14:textId="4BDA6311" w:rsidR="005B49C8" w:rsidRDefault="005B49C8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8317938" w:history="1">
            <w:r w:rsidRPr="007E295D">
              <w:rPr>
                <w:rStyle w:val="Hyperlink"/>
              </w:rPr>
              <w:t>Sales by Job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_Toc448317938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425562AA" w14:textId="6F256DDA" w:rsidR="005B49C8" w:rsidRDefault="005B49C8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8317939" w:history="1">
            <w:r w:rsidRPr="007E295D">
              <w:rPr>
                <w:rStyle w:val="Hyperlink"/>
              </w:rPr>
              <w:t>Sales Order KPI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_Toc448317939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60B6EFB1" w14:textId="3ADA96F0" w:rsidR="005B49C8" w:rsidRDefault="005B49C8">
          <w:pPr>
            <w:pStyle w:val="TOC1"/>
            <w:rPr>
              <w:rFonts w:eastAsiaTheme="minorEastAsia"/>
              <w:sz w:val="22"/>
              <w:lang w:eastAsia="en-GB"/>
            </w:rPr>
          </w:pPr>
          <w:hyperlink w:anchor="_Toc448317940" w:history="1">
            <w:r w:rsidRPr="007E295D">
              <w:rPr>
                <w:rStyle w:val="Hyperlink"/>
              </w:rPr>
              <w:t>Folder – System WIP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_Toc448317940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651654A1" w14:textId="715D4F5C" w:rsidR="005B49C8" w:rsidRDefault="005B49C8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8317941" w:history="1">
            <w:r w:rsidRPr="007E295D">
              <w:rPr>
                <w:rStyle w:val="Hyperlink"/>
              </w:rPr>
              <w:t>Job Lot Output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_Toc448317941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24B9A3F1" w14:textId="4210C879" w:rsidR="005B49C8" w:rsidRDefault="005B49C8">
          <w:pPr>
            <w:pStyle w:val="TOC1"/>
            <w:rPr>
              <w:rFonts w:eastAsiaTheme="minorEastAsia"/>
              <w:sz w:val="22"/>
              <w:lang w:eastAsia="en-GB"/>
            </w:rPr>
          </w:pPr>
          <w:hyperlink w:anchor="_Toc448317942" w:history="1">
            <w:r w:rsidRPr="007E295D">
              <w:rPr>
                <w:rStyle w:val="Hyperlink"/>
              </w:rPr>
              <w:t>Folder – Development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_Toc448317942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00D32D45" w14:textId="53BD3070" w:rsidR="005B49C8" w:rsidRDefault="005B49C8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8317943" w:history="1">
            <w:r w:rsidRPr="007E295D">
              <w:rPr>
                <w:rStyle w:val="Hyperlink"/>
              </w:rPr>
              <w:t>Actuals Budgets GL Group Maps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_Toc448317943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407C65F1" w14:textId="3A65B771" w:rsidR="005B49C8" w:rsidRDefault="005B49C8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8317944" w:history="1">
            <w:r w:rsidRPr="007E295D">
              <w:rPr>
                <w:rStyle w:val="Hyperlink"/>
              </w:rPr>
              <w:t>Actuals Budgets Report Index Maps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_Toc448317944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7F5F9907" w14:textId="7C04A8A5" w:rsidR="005B49C8" w:rsidRDefault="005B49C8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8317945" w:history="1">
            <w:r w:rsidRPr="007E295D">
              <w:rPr>
                <w:rStyle w:val="Hyperlink"/>
              </w:rPr>
              <w:t>Actuals Budgets Balance Sheet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_Toc448317945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117E9BFB" w14:textId="48C0050A" w:rsidR="005B49C8" w:rsidRDefault="005B49C8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8317946" w:history="1">
            <w:r w:rsidRPr="007E295D">
              <w:rPr>
                <w:rStyle w:val="Hyperlink"/>
              </w:rPr>
              <w:t>General Ledger Journal Entries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_Toc448317946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4132982B" w14:textId="06E95042" w:rsidR="005B49C8" w:rsidRDefault="005B49C8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8317947" w:history="1">
            <w:r w:rsidRPr="007E295D">
              <w:rPr>
                <w:rStyle w:val="Hyperlink"/>
              </w:rPr>
              <w:t>GRN Unpaid Assets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_Toc448317947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14:paraId="4D047500" w14:textId="2EAE950C" w:rsidR="005B49C8" w:rsidRDefault="005B49C8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8317948" w:history="1">
            <w:r w:rsidRPr="007E295D">
              <w:rPr>
                <w:rStyle w:val="Hyperlink"/>
              </w:rPr>
              <w:t>Inventory in Inspection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_Toc448317948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14:paraId="3F095080" w14:textId="09BD8440" w:rsidR="005B49C8" w:rsidRDefault="005B49C8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8317949" w:history="1">
            <w:r w:rsidRPr="007E295D">
              <w:rPr>
                <w:rStyle w:val="Hyperlink"/>
              </w:rPr>
              <w:t>Labour Ledger Comparison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_Toc448317949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14:paraId="63620D9F" w14:textId="7D908AA9" w:rsidR="005B49C8" w:rsidRDefault="005B49C8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8317950" w:history="1">
            <w:r w:rsidRPr="007E295D">
              <w:rPr>
                <w:rStyle w:val="Hyperlink"/>
              </w:rPr>
              <w:t>Lot Traceability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_Toc448317950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43B185C5" w14:textId="7985EB41" w:rsidR="005B49C8" w:rsidRDefault="005B49C8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8317951" w:history="1">
            <w:r w:rsidRPr="007E295D">
              <w:rPr>
                <w:rStyle w:val="Hyperlink"/>
              </w:rPr>
              <w:t>Missing RI2 GLGroups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_Toc448317951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0C65BDD2" w14:textId="1E0F4492" w:rsidR="005B49C8" w:rsidRDefault="005B49C8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8317952" w:history="1">
            <w:r w:rsidRPr="007E295D">
              <w:rPr>
                <w:rStyle w:val="Hyperlink"/>
              </w:rPr>
              <w:t>Open Requisition Report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_Toc448317952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362FE04E" w14:textId="4EFA0CE2" w:rsidR="005B49C8" w:rsidRDefault="005B49C8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8317953" w:history="1">
            <w:r w:rsidRPr="007E295D">
              <w:rPr>
                <w:rStyle w:val="Hyperlink"/>
              </w:rPr>
              <w:t>Open Purchase Orders Stock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_Toc448317953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14:paraId="65BCE0F5" w14:textId="0DD999F2" w:rsidR="005B49C8" w:rsidRDefault="005B49C8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8317954" w:history="1">
            <w:r w:rsidRPr="007E295D">
              <w:rPr>
                <w:rStyle w:val="Hyperlink"/>
              </w:rPr>
              <w:t>Payment Run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_Toc448317954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14:paraId="1A0F01EE" w14:textId="1EABA3A7" w:rsidR="005B49C8" w:rsidRDefault="005B49C8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8317955" w:history="1">
            <w:r w:rsidRPr="007E295D">
              <w:rPr>
                <w:rStyle w:val="Hyperlink"/>
              </w:rPr>
              <w:t>Pick List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_Toc448317955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14:paraId="4CC9C2A7" w14:textId="455DBCAC" w:rsidR="005B49C8" w:rsidRDefault="005B49C8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8317956" w:history="1">
            <w:r w:rsidRPr="007E295D">
              <w:rPr>
                <w:rStyle w:val="Hyperlink"/>
              </w:rPr>
              <w:t>Pick List Job Breakdown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_Toc448317956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40</w:t>
            </w:r>
            <w:r>
              <w:rPr>
                <w:webHidden/>
              </w:rPr>
              <w:fldChar w:fldCharType="end"/>
            </w:r>
          </w:hyperlink>
        </w:p>
        <w:p w14:paraId="733D6D89" w14:textId="3795C35F" w:rsidR="005B49C8" w:rsidRDefault="005B49C8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8317957" w:history="1">
            <w:r w:rsidRPr="007E295D">
              <w:rPr>
                <w:rStyle w:val="Hyperlink"/>
              </w:rPr>
              <w:t>Pick List Reserved Lots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_Toc448317957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41</w:t>
            </w:r>
            <w:r>
              <w:rPr>
                <w:webHidden/>
              </w:rPr>
              <w:fldChar w:fldCharType="end"/>
            </w:r>
          </w:hyperlink>
        </w:p>
        <w:p w14:paraId="16A01E0D" w14:textId="4502704F" w:rsidR="005B49C8" w:rsidRDefault="005B49C8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8317958" w:history="1">
            <w:r w:rsidRPr="007E295D">
              <w:rPr>
                <w:rStyle w:val="Hyperlink"/>
              </w:rPr>
              <w:t>Pick List Work Centre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_Toc448317958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42</w:t>
            </w:r>
            <w:r>
              <w:rPr>
                <w:webHidden/>
              </w:rPr>
              <w:fldChar w:fldCharType="end"/>
            </w:r>
          </w:hyperlink>
        </w:p>
        <w:p w14:paraId="17ADA72D" w14:textId="2B24AE15" w:rsidR="005B49C8" w:rsidRDefault="005B49C8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8317959" w:history="1">
            <w:r w:rsidRPr="007E295D">
              <w:rPr>
                <w:rStyle w:val="Hyperlink"/>
              </w:rPr>
              <w:t>Purchase Order Details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_Toc448317959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43</w:t>
            </w:r>
            <w:r>
              <w:rPr>
                <w:webHidden/>
              </w:rPr>
              <w:fldChar w:fldCharType="end"/>
            </w:r>
          </w:hyperlink>
        </w:p>
        <w:p w14:paraId="7BF323A3" w14:textId="0E6203D9" w:rsidR="005B49C8" w:rsidRDefault="005B49C8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8317960" w:history="1">
            <w:r w:rsidRPr="007E295D">
              <w:rPr>
                <w:rStyle w:val="Hyperlink"/>
              </w:rPr>
              <w:t>Purchase Order E Signature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_Toc448317960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44</w:t>
            </w:r>
            <w:r>
              <w:rPr>
                <w:webHidden/>
              </w:rPr>
              <w:fldChar w:fldCharType="end"/>
            </w:r>
          </w:hyperlink>
        </w:p>
        <w:p w14:paraId="39AB308E" w14:textId="2DA29720" w:rsidR="005B49C8" w:rsidRDefault="005B49C8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8317961" w:history="1">
            <w:r w:rsidRPr="007E295D">
              <w:rPr>
                <w:rStyle w:val="Hyperlink"/>
              </w:rPr>
              <w:t>Unpaid Assets Accounts Payable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_Toc448317961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45</w:t>
            </w:r>
            <w:r>
              <w:rPr>
                <w:webHidden/>
              </w:rPr>
              <w:fldChar w:fldCharType="end"/>
            </w:r>
          </w:hyperlink>
        </w:p>
        <w:p w14:paraId="777299AA" w14:textId="033E74D4" w:rsidR="005B49C8" w:rsidRDefault="005B49C8">
          <w:pPr>
            <w:pStyle w:val="TOC1"/>
            <w:rPr>
              <w:rFonts w:eastAsiaTheme="minorEastAsia"/>
              <w:sz w:val="22"/>
              <w:lang w:eastAsia="en-GB"/>
            </w:rPr>
          </w:pPr>
          <w:hyperlink w:anchor="_Toc448317962" w:history="1">
            <w:r w:rsidRPr="007E295D">
              <w:rPr>
                <w:rStyle w:val="Hyperlink"/>
              </w:rPr>
              <w:t>Reports to be developed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_Toc448317962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46</w:t>
            </w:r>
            <w:r>
              <w:rPr>
                <w:webHidden/>
              </w:rPr>
              <w:fldChar w:fldCharType="end"/>
            </w:r>
          </w:hyperlink>
        </w:p>
        <w:p w14:paraId="6169D5C3" w14:textId="3F6380F0" w:rsidR="00041215" w:rsidRDefault="00041215" w:rsidP="00BA7CB5">
          <w:pPr>
            <w:spacing w:after="0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43F2E62D" w14:textId="77777777" w:rsidR="00041215" w:rsidRPr="005B49C8" w:rsidRDefault="00041215">
      <w:pPr>
        <w:rPr>
          <w:sz w:val="12"/>
        </w:rPr>
      </w:pPr>
      <w:r w:rsidRPr="005B49C8">
        <w:rPr>
          <w:sz w:val="12"/>
        </w:rPr>
        <w:br w:type="page"/>
      </w:r>
    </w:p>
    <w:p w14:paraId="58752284" w14:textId="77777777" w:rsidR="00E46EE0" w:rsidRDefault="00E46EE0"/>
    <w:p w14:paraId="20B9F773" w14:textId="77777777" w:rsidR="00041215" w:rsidRPr="00041215" w:rsidRDefault="00041215" w:rsidP="00041215">
      <w:pPr>
        <w:pStyle w:val="Heading1"/>
      </w:pPr>
      <w:bookmarkStart w:id="43" w:name="_Toc448317911"/>
      <w:r w:rsidRPr="00041215">
        <w:t>Folder – System Reports</w:t>
      </w:r>
      <w:bookmarkEnd w:id="43"/>
    </w:p>
    <w:p w14:paraId="1956B3EC" w14:textId="77777777" w:rsidR="00041215" w:rsidRDefault="00041215" w:rsidP="00041215">
      <w:pPr>
        <w:pStyle w:val="Heading2"/>
      </w:pPr>
      <w:bookmarkStart w:id="44" w:name="_Toc448317912"/>
      <w:r>
        <w:t>Batch Profitability</w:t>
      </w:r>
      <w:bookmarkEnd w:id="44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041215" w:rsidRPr="00041215" w14:paraId="12E8C108" w14:textId="77777777" w:rsidTr="000412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2E41209A" w14:textId="77777777" w:rsidR="00041215" w:rsidRPr="00041215" w:rsidRDefault="00A521B3" w:rsidP="00041215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138C92CF" w14:textId="77777777" w:rsidR="00041215" w:rsidRPr="00041215" w:rsidRDefault="000E2CB7" w:rsidP="0004121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Provide detail of jobs that have been actioned within a timeframe for a company, including labour cost, material cost and the amount sold</w:t>
            </w:r>
          </w:p>
        </w:tc>
      </w:tr>
      <w:tr w:rsidR="00041215" w:rsidRPr="00041215" w14:paraId="54D84C84" w14:textId="77777777" w:rsidTr="000412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641FB5E" w14:textId="77777777" w:rsidR="00041215" w:rsidRPr="00041215" w:rsidRDefault="00A521B3" w:rsidP="00041215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2C55061D" w14:textId="77777777" w:rsidR="00041215" w:rsidRPr="00041215" w:rsidRDefault="000E2CB7" w:rsidP="000412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David Franklin</w:t>
            </w:r>
          </w:p>
        </w:tc>
      </w:tr>
      <w:tr w:rsidR="00041215" w:rsidRPr="00041215" w14:paraId="0ED317BF" w14:textId="77777777" w:rsidTr="000412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8FC56D2" w14:textId="77777777" w:rsidR="00041215" w:rsidRPr="00041215" w:rsidRDefault="00A521B3" w:rsidP="00041215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539B7B39" w14:textId="77777777" w:rsidR="00041215" w:rsidRPr="00041215" w:rsidRDefault="00E41D57" w:rsidP="000412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Oct 2015</w:t>
            </w:r>
          </w:p>
        </w:tc>
      </w:tr>
      <w:tr w:rsidR="00041215" w:rsidRPr="00041215" w14:paraId="6CA788B0" w14:textId="77777777" w:rsidTr="000412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342AC4A" w14:textId="77777777" w:rsidR="00041215" w:rsidRPr="00041215" w:rsidRDefault="00A521B3" w:rsidP="00041215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3FD86BAC" w14:textId="77777777" w:rsidR="00041215" w:rsidRPr="00041215" w:rsidRDefault="000E2CB7" w:rsidP="000412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PBL</w:t>
            </w:r>
          </w:p>
        </w:tc>
      </w:tr>
    </w:tbl>
    <w:p w14:paraId="7233B4A8" w14:textId="77777777" w:rsidR="00041215" w:rsidRDefault="00041215" w:rsidP="00041215"/>
    <w:p w14:paraId="44A68073" w14:textId="77777777" w:rsidR="00A521B3" w:rsidRPr="005B49C8" w:rsidRDefault="000E2CB7" w:rsidP="00041215">
      <w:r w:rsidRPr="005B49C8">
        <w:rPr>
          <w:noProof/>
          <w:lang w:eastAsia="en-GB"/>
        </w:rPr>
        <w:drawing>
          <wp:anchor distT="0" distB="0" distL="114300" distR="114300" simplePos="0" relativeHeight="251659264" behindDoc="0" locked="0" layoutInCell="1" allowOverlap="1" wp14:anchorId="1F7AB41C" wp14:editId="415C5A82">
            <wp:simplePos x="0" y="0"/>
            <wp:positionH relativeFrom="margin">
              <wp:posOffset>3152775</wp:posOffset>
            </wp:positionH>
            <wp:positionV relativeFrom="margin">
              <wp:posOffset>2038350</wp:posOffset>
            </wp:positionV>
            <wp:extent cx="3369310" cy="2445385"/>
            <wp:effectExtent l="19050" t="19050" r="21590" b="1206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9310" cy="24453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21B3" w:rsidRPr="005B49C8">
        <w:t>Parameters</w:t>
      </w:r>
    </w:p>
    <w:p w14:paraId="429A9983" w14:textId="77777777" w:rsidR="000E2CB7" w:rsidRDefault="000E2CB7" w:rsidP="000E2CB7">
      <w:r>
        <w:t>These are filters picked before running the report</w:t>
      </w:r>
    </w:p>
    <w:p w14:paraId="40001958" w14:textId="77777777" w:rsidR="003E2A7F" w:rsidRDefault="000E2CB7" w:rsidP="000E2CB7">
      <w:pPr>
        <w:pStyle w:val="ListParagraph"/>
        <w:numPr>
          <w:ilvl w:val="0"/>
          <w:numId w:val="1"/>
        </w:numPr>
      </w:pPr>
      <w:r>
        <w:t>Company</w:t>
      </w:r>
    </w:p>
    <w:p w14:paraId="5ED92E3E" w14:textId="77777777" w:rsidR="00041215" w:rsidRDefault="003E2A7F" w:rsidP="003E2A7F">
      <w:pPr>
        <w:pStyle w:val="ListParagraph"/>
        <w:numPr>
          <w:ilvl w:val="1"/>
          <w:numId w:val="1"/>
        </w:numPr>
      </w:pPr>
      <w:r>
        <w:t>T</w:t>
      </w:r>
      <w:r w:rsidR="000E2CB7">
        <w:t>he Syspro company ID to run against</w:t>
      </w:r>
      <w:r>
        <w:t xml:space="preserve"> (PBL = 10)</w:t>
      </w:r>
    </w:p>
    <w:p w14:paraId="4CCFE23B" w14:textId="77777777" w:rsidR="000E2CB7" w:rsidRDefault="000E2CB7" w:rsidP="000E2CB7">
      <w:pPr>
        <w:pStyle w:val="ListParagraph"/>
        <w:numPr>
          <w:ilvl w:val="0"/>
          <w:numId w:val="1"/>
        </w:numPr>
      </w:pPr>
      <w:r>
        <w:t>Start</w:t>
      </w:r>
      <w:r w:rsidR="00DC66FD">
        <w:t xml:space="preserve"> </w:t>
      </w:r>
      <w:r>
        <w:t>Date-YYYY-MM-DD</w:t>
      </w:r>
    </w:p>
    <w:p w14:paraId="5E26C5E0" w14:textId="77777777" w:rsidR="003E2A7F" w:rsidRDefault="003E2A7F" w:rsidP="003E2A7F">
      <w:pPr>
        <w:pStyle w:val="ListParagraph"/>
        <w:numPr>
          <w:ilvl w:val="1"/>
          <w:numId w:val="1"/>
        </w:numPr>
      </w:pPr>
      <w:r>
        <w:t xml:space="preserve">Beginning of the </w:t>
      </w:r>
      <w:r w:rsidR="00DC66FD">
        <w:t>period to select jobs that started</w:t>
      </w:r>
    </w:p>
    <w:p w14:paraId="1082176B" w14:textId="77777777" w:rsidR="000E2CB7" w:rsidRDefault="000E2CB7" w:rsidP="000E2CB7">
      <w:pPr>
        <w:pStyle w:val="ListParagraph"/>
        <w:numPr>
          <w:ilvl w:val="0"/>
          <w:numId w:val="1"/>
        </w:numPr>
      </w:pPr>
      <w:r>
        <w:t>End</w:t>
      </w:r>
      <w:r w:rsidR="00DC66FD">
        <w:t xml:space="preserve"> </w:t>
      </w:r>
      <w:r>
        <w:t>Date-YYYY-MM-DD</w:t>
      </w:r>
    </w:p>
    <w:p w14:paraId="69C90CB4" w14:textId="77777777" w:rsidR="00DC66FD" w:rsidRDefault="00DC66FD" w:rsidP="00DC66FD">
      <w:pPr>
        <w:pStyle w:val="ListParagraph"/>
        <w:numPr>
          <w:ilvl w:val="1"/>
          <w:numId w:val="1"/>
        </w:numPr>
      </w:pPr>
      <w:r>
        <w:t>End of the period to select jobs that started</w:t>
      </w:r>
    </w:p>
    <w:p w14:paraId="60F9555E" w14:textId="77777777" w:rsidR="000E2CB7" w:rsidRDefault="000E2CB7" w:rsidP="000E2CB7">
      <w:pPr>
        <w:pStyle w:val="ListParagraph"/>
        <w:numPr>
          <w:ilvl w:val="0"/>
          <w:numId w:val="1"/>
        </w:numPr>
      </w:pPr>
      <w:r>
        <w:t>Complete</w:t>
      </w:r>
      <w:r w:rsidR="00DC66FD">
        <w:t xml:space="preserve"> </w:t>
      </w:r>
      <w:r>
        <w:t>Jobs</w:t>
      </w:r>
    </w:p>
    <w:p w14:paraId="584CDA47" w14:textId="77777777" w:rsidR="00DC66FD" w:rsidRDefault="00DC66FD" w:rsidP="00DC66FD">
      <w:pPr>
        <w:pStyle w:val="ListParagraph"/>
        <w:numPr>
          <w:ilvl w:val="1"/>
          <w:numId w:val="1"/>
        </w:numPr>
      </w:pPr>
      <w:r>
        <w:t>Yes – for only complete jobs</w:t>
      </w:r>
    </w:p>
    <w:p w14:paraId="175EBB8C" w14:textId="77777777" w:rsidR="00DC66FD" w:rsidRDefault="00DC66FD" w:rsidP="00DC66FD">
      <w:pPr>
        <w:pStyle w:val="ListParagraph"/>
        <w:numPr>
          <w:ilvl w:val="1"/>
          <w:numId w:val="1"/>
        </w:numPr>
      </w:pPr>
      <w:r>
        <w:t>No – for only incomplete jobs</w:t>
      </w:r>
    </w:p>
    <w:p w14:paraId="284DB6F6" w14:textId="77777777" w:rsidR="00041215" w:rsidRDefault="000E2CB7" w:rsidP="00041215">
      <w:r>
        <w:t>Final Report</w:t>
      </w:r>
    </w:p>
    <w:p w14:paraId="4870D1AF" w14:textId="77777777" w:rsidR="00DC66FD" w:rsidRDefault="000E2CB7" w:rsidP="00DC66FD">
      <w:pPr>
        <w:jc w:val="center"/>
      </w:pPr>
      <w:r>
        <w:rPr>
          <w:noProof/>
          <w:lang w:eastAsia="en-GB"/>
        </w:rPr>
        <w:drawing>
          <wp:inline distT="0" distB="0" distL="0" distR="0" wp14:anchorId="0F08F9E2" wp14:editId="6666FF9B">
            <wp:extent cx="5105255" cy="3535045"/>
            <wp:effectExtent l="19050" t="19050" r="19685" b="273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7188" cy="354330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B290A01" w14:textId="77777777" w:rsidR="000E2CB7" w:rsidRDefault="00DC66FD" w:rsidP="00DC66FD">
      <w:r>
        <w:br w:type="page"/>
      </w:r>
    </w:p>
    <w:p w14:paraId="6071A3A0" w14:textId="77777777" w:rsidR="009004E7" w:rsidRDefault="009004E7" w:rsidP="009004E7">
      <w:pPr>
        <w:pStyle w:val="Heading2"/>
        <w:rPr>
          <w:moveTo w:id="45" w:author="Chris Johnson" w:date="2016-03-18T16:56:00Z"/>
        </w:rPr>
      </w:pPr>
      <w:bookmarkStart w:id="46" w:name="_Toc448317913"/>
      <w:moveToRangeStart w:id="47" w:author="Chris Johnson" w:date="2016-03-18T16:56:00Z" w:name="move446083497"/>
      <w:moveTo w:id="48" w:author="Chris Johnson" w:date="2016-03-18T16:56:00Z">
        <w:r>
          <w:lastRenderedPageBreak/>
          <w:t>Currency Rates</w:t>
        </w:r>
        <w:bookmarkEnd w:id="46"/>
      </w:moveTo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9004E7" w:rsidRPr="00041215" w14:paraId="5EA3FA78" w14:textId="77777777" w:rsidTr="004129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029F141C" w14:textId="77777777" w:rsidR="009004E7" w:rsidRPr="00041215" w:rsidRDefault="009004E7" w:rsidP="00412991">
            <w:pPr>
              <w:rPr>
                <w:moveTo w:id="49" w:author="Chris Johnson" w:date="2016-03-18T16:56:00Z"/>
                <w:i w:val="0"/>
              </w:rPr>
            </w:pPr>
            <w:moveTo w:id="50" w:author="Chris Johnson" w:date="2016-03-18T16:56:00Z">
              <w:r>
                <w:rPr>
                  <w:i w:val="0"/>
                </w:rPr>
                <w:t>Description</w:t>
              </w:r>
            </w:moveTo>
          </w:p>
        </w:tc>
        <w:tc>
          <w:tcPr>
            <w:tcW w:w="8901" w:type="dxa"/>
          </w:tcPr>
          <w:p w14:paraId="2BD327A0" w14:textId="77777777" w:rsidR="009004E7" w:rsidRPr="00041215" w:rsidRDefault="009004E7" w:rsidP="0041299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moveTo w:id="51" w:author="Chris Johnson" w:date="2016-03-18T16:56:00Z"/>
              </w:rPr>
            </w:pPr>
            <w:moveTo w:id="52" w:author="Chris Johnson" w:date="2016-03-18T16:56:00Z">
              <w:r>
                <w:t>Details of historic currency rates</w:t>
              </w:r>
            </w:moveTo>
          </w:p>
        </w:tc>
      </w:tr>
      <w:tr w:rsidR="009004E7" w:rsidRPr="00041215" w14:paraId="00B55EB2" w14:textId="77777777" w:rsidTr="004129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3CCBA2A" w14:textId="77777777" w:rsidR="009004E7" w:rsidRPr="00041215" w:rsidRDefault="009004E7" w:rsidP="00412991">
            <w:pPr>
              <w:rPr>
                <w:moveTo w:id="53" w:author="Chris Johnson" w:date="2016-03-18T16:56:00Z"/>
                <w:i w:val="0"/>
              </w:rPr>
            </w:pPr>
            <w:moveTo w:id="54" w:author="Chris Johnson" w:date="2016-03-18T16:56:00Z">
              <w:r w:rsidRPr="00041215">
                <w:rPr>
                  <w:i w:val="0"/>
                </w:rPr>
                <w:t>Requested by</w:t>
              </w:r>
            </w:moveTo>
          </w:p>
        </w:tc>
        <w:tc>
          <w:tcPr>
            <w:tcW w:w="8901" w:type="dxa"/>
          </w:tcPr>
          <w:p w14:paraId="700EBEA9" w14:textId="77777777" w:rsidR="009004E7" w:rsidRPr="00041215" w:rsidRDefault="009004E7" w:rsidP="004129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moveTo w:id="55" w:author="Chris Johnson" w:date="2016-03-18T16:56:00Z"/>
              </w:rPr>
            </w:pPr>
            <w:moveTo w:id="56" w:author="Chris Johnson" w:date="2016-03-18T16:56:00Z">
              <w:del w:id="57" w:author="Chris Johnson" w:date="2016-03-18T16:56:00Z">
                <w:r w:rsidDel="009004E7">
                  <w:delText>N/A</w:delText>
                </w:r>
              </w:del>
            </w:moveTo>
            <w:ins w:id="58" w:author="Chris Johnson" w:date="2016-03-18T16:56:00Z">
              <w:r>
                <w:t>Chris Johnson</w:t>
              </w:r>
            </w:ins>
          </w:p>
        </w:tc>
      </w:tr>
      <w:tr w:rsidR="009004E7" w:rsidRPr="00041215" w14:paraId="5B5E46BB" w14:textId="77777777" w:rsidTr="004129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8FE8B89" w14:textId="77777777" w:rsidR="009004E7" w:rsidRPr="00041215" w:rsidRDefault="009004E7" w:rsidP="00412991">
            <w:pPr>
              <w:rPr>
                <w:moveTo w:id="59" w:author="Chris Johnson" w:date="2016-03-18T16:56:00Z"/>
                <w:i w:val="0"/>
              </w:rPr>
            </w:pPr>
            <w:moveTo w:id="60" w:author="Chris Johnson" w:date="2016-03-18T16:56:00Z">
              <w:r>
                <w:rPr>
                  <w:i w:val="0"/>
                </w:rPr>
                <w:t>Delivered Date</w:t>
              </w:r>
            </w:moveTo>
          </w:p>
        </w:tc>
        <w:tc>
          <w:tcPr>
            <w:tcW w:w="8901" w:type="dxa"/>
          </w:tcPr>
          <w:p w14:paraId="683BDB70" w14:textId="77777777" w:rsidR="009004E7" w:rsidRPr="00041215" w:rsidRDefault="009004E7" w:rsidP="004129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moveTo w:id="61" w:author="Chris Johnson" w:date="2016-03-18T16:56:00Z"/>
              </w:rPr>
            </w:pPr>
            <w:moveTo w:id="62" w:author="Chris Johnson" w:date="2016-03-18T16:56:00Z">
              <w:del w:id="63" w:author="Chris Johnson" w:date="2016-03-18T16:56:00Z">
                <w:r w:rsidDel="009004E7">
                  <w:delText>N/A</w:delText>
                </w:r>
              </w:del>
            </w:moveTo>
            <w:ins w:id="64" w:author="Chris Johnson" w:date="2016-03-18T16:56:00Z">
              <w:r>
                <w:t>March 2016</w:t>
              </w:r>
            </w:ins>
          </w:p>
        </w:tc>
      </w:tr>
      <w:tr w:rsidR="009004E7" w:rsidRPr="00041215" w14:paraId="015754A0" w14:textId="77777777" w:rsidTr="004129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ACC551E" w14:textId="77777777" w:rsidR="009004E7" w:rsidRPr="00041215" w:rsidRDefault="009004E7" w:rsidP="00412991">
            <w:pPr>
              <w:rPr>
                <w:moveTo w:id="65" w:author="Chris Johnson" w:date="2016-03-18T16:56:00Z"/>
                <w:i w:val="0"/>
              </w:rPr>
            </w:pPr>
            <w:moveTo w:id="66" w:author="Chris Johnson" w:date="2016-03-18T16:56:00Z">
              <w:r>
                <w:rPr>
                  <w:i w:val="0"/>
                </w:rPr>
                <w:t>Used by</w:t>
              </w:r>
            </w:moveTo>
          </w:p>
        </w:tc>
        <w:tc>
          <w:tcPr>
            <w:tcW w:w="8901" w:type="dxa"/>
          </w:tcPr>
          <w:p w14:paraId="1BEA29EE" w14:textId="77777777" w:rsidR="009004E7" w:rsidRPr="00041215" w:rsidRDefault="009004E7" w:rsidP="004129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moveTo w:id="67" w:author="Chris Johnson" w:date="2016-03-18T16:56:00Z"/>
              </w:rPr>
            </w:pPr>
            <w:moveTo w:id="68" w:author="Chris Johnson" w:date="2016-03-18T16:56:00Z">
              <w:r>
                <w:t>N/A</w:t>
              </w:r>
            </w:moveTo>
          </w:p>
        </w:tc>
      </w:tr>
    </w:tbl>
    <w:p w14:paraId="0E562457" w14:textId="77777777" w:rsidR="009004E7" w:rsidRDefault="009004E7" w:rsidP="009004E7">
      <w:pPr>
        <w:rPr>
          <w:moveTo w:id="69" w:author="Chris Johnson" w:date="2016-03-18T16:56:00Z"/>
        </w:rPr>
      </w:pPr>
    </w:p>
    <w:p w14:paraId="19BCE983" w14:textId="77777777" w:rsidR="009004E7" w:rsidRDefault="009004E7" w:rsidP="009004E7">
      <w:pPr>
        <w:rPr>
          <w:moveTo w:id="70" w:author="Chris Johnson" w:date="2016-03-18T16:56:00Z"/>
        </w:rPr>
      </w:pPr>
      <w:moveTo w:id="71" w:author="Chris Johnson" w:date="2016-03-18T16:56:00Z">
        <w:r>
          <w:rPr>
            <w:noProof/>
            <w:lang w:eastAsia="en-GB"/>
          </w:rPr>
          <w:drawing>
            <wp:anchor distT="0" distB="0" distL="114300" distR="114300" simplePos="0" relativeHeight="251699200" behindDoc="0" locked="0" layoutInCell="1" allowOverlap="1" wp14:anchorId="1868D978" wp14:editId="096B8340">
              <wp:simplePos x="0" y="0"/>
              <wp:positionH relativeFrom="margin">
                <wp:align>right</wp:align>
              </wp:positionH>
              <wp:positionV relativeFrom="paragraph">
                <wp:posOffset>23590</wp:posOffset>
              </wp:positionV>
              <wp:extent cx="3895238" cy="1990476"/>
              <wp:effectExtent l="19050" t="19050" r="10160" b="10160"/>
              <wp:wrapSquare wrapText="bothSides"/>
              <wp:docPr id="78" name="Picture 7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895238" cy="1990476"/>
                      </a:xfrm>
                      <a:prstGeom prst="rect">
                        <a:avLst/>
                      </a:prstGeom>
                      <a:ln>
                        <a:solidFill>
                          <a:schemeClr val="accent1"/>
                        </a:solidFill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>
          <w:t>Parameters</w:t>
        </w:r>
      </w:moveTo>
    </w:p>
    <w:p w14:paraId="7F5705A3" w14:textId="77777777" w:rsidR="009004E7" w:rsidRDefault="009004E7" w:rsidP="009004E7">
      <w:pPr>
        <w:rPr>
          <w:moveTo w:id="72" w:author="Chris Johnson" w:date="2016-03-18T16:56:00Z"/>
        </w:rPr>
      </w:pPr>
      <w:moveTo w:id="73" w:author="Chris Johnson" w:date="2016-03-18T16:56:00Z">
        <w:r>
          <w:t>These are filters picked before running the report</w:t>
        </w:r>
      </w:moveTo>
    </w:p>
    <w:p w14:paraId="48804BDE" w14:textId="77777777" w:rsidR="009004E7" w:rsidRDefault="009004E7" w:rsidP="009004E7">
      <w:pPr>
        <w:pStyle w:val="ListParagraph"/>
        <w:numPr>
          <w:ilvl w:val="0"/>
          <w:numId w:val="1"/>
        </w:numPr>
        <w:rPr>
          <w:moveTo w:id="74" w:author="Chris Johnson" w:date="2016-03-18T16:56:00Z"/>
        </w:rPr>
      </w:pPr>
      <w:moveTo w:id="75" w:author="Chris Johnson" w:date="2016-03-18T16:56:00Z">
        <w:r>
          <w:t>Currency</w:t>
        </w:r>
      </w:moveTo>
    </w:p>
    <w:p w14:paraId="7CEB5970" w14:textId="77777777" w:rsidR="009004E7" w:rsidRDefault="009004E7" w:rsidP="009004E7">
      <w:pPr>
        <w:pStyle w:val="ListParagraph"/>
        <w:numPr>
          <w:ilvl w:val="1"/>
          <w:numId w:val="1"/>
        </w:numPr>
        <w:rPr>
          <w:moveTo w:id="76" w:author="Chris Johnson" w:date="2016-03-18T16:56:00Z"/>
        </w:rPr>
      </w:pPr>
      <w:moveTo w:id="77" w:author="Chris Johnson" w:date="2016-03-18T16:56:00Z">
        <w:r>
          <w:t>Choose currency to review</w:t>
        </w:r>
      </w:moveTo>
    </w:p>
    <w:p w14:paraId="6BD31D10" w14:textId="77777777" w:rsidR="009004E7" w:rsidRDefault="009004E7" w:rsidP="009004E7">
      <w:pPr>
        <w:pStyle w:val="ListParagraph"/>
        <w:numPr>
          <w:ilvl w:val="0"/>
          <w:numId w:val="1"/>
        </w:numPr>
        <w:rPr>
          <w:moveTo w:id="78" w:author="Chris Johnson" w:date="2016-03-18T16:56:00Z"/>
        </w:rPr>
      </w:pPr>
      <w:moveTo w:id="79" w:author="Chris Johnson" w:date="2016-03-18T16:56:00Z">
        <w:r>
          <w:t>DivMul</w:t>
        </w:r>
      </w:moveTo>
    </w:p>
    <w:p w14:paraId="1D0EE6ED" w14:textId="77777777" w:rsidR="009004E7" w:rsidRDefault="009004E7" w:rsidP="009004E7">
      <w:pPr>
        <w:pStyle w:val="ListParagraph"/>
        <w:numPr>
          <w:ilvl w:val="1"/>
          <w:numId w:val="1"/>
        </w:numPr>
        <w:rPr>
          <w:moveTo w:id="80" w:author="Chris Johnson" w:date="2016-03-18T16:56:00Z"/>
        </w:rPr>
      </w:pPr>
      <w:moveTo w:id="81" w:author="Chris Johnson" w:date="2016-03-18T16:56:00Z">
        <w:r>
          <w:t>Division – show currency rates as a rate to divide figures by</w:t>
        </w:r>
      </w:moveTo>
    </w:p>
    <w:p w14:paraId="5FBDCC2A" w14:textId="77777777" w:rsidR="009004E7" w:rsidRDefault="009004E7" w:rsidP="009004E7">
      <w:pPr>
        <w:pStyle w:val="ListParagraph"/>
        <w:numPr>
          <w:ilvl w:val="1"/>
          <w:numId w:val="1"/>
        </w:numPr>
        <w:rPr>
          <w:moveTo w:id="82" w:author="Chris Johnson" w:date="2016-03-18T16:56:00Z"/>
        </w:rPr>
      </w:pPr>
      <w:moveTo w:id="83" w:author="Chris Johnson" w:date="2016-03-18T16:56:00Z">
        <w:r>
          <w:t>Muliply – show currency rates as a rate to divide figures by</w:t>
        </w:r>
      </w:moveTo>
    </w:p>
    <w:p w14:paraId="0F4E5EB2" w14:textId="77777777" w:rsidR="009004E7" w:rsidRDefault="009004E7" w:rsidP="009004E7">
      <w:pPr>
        <w:rPr>
          <w:moveTo w:id="84" w:author="Chris Johnson" w:date="2016-03-18T16:56:00Z"/>
        </w:rPr>
      </w:pPr>
    </w:p>
    <w:p w14:paraId="4C939AAB" w14:textId="77777777" w:rsidR="009004E7" w:rsidRDefault="009004E7" w:rsidP="009004E7">
      <w:pPr>
        <w:rPr>
          <w:moveTo w:id="85" w:author="Chris Johnson" w:date="2016-03-18T16:56:00Z"/>
        </w:rPr>
      </w:pPr>
      <w:moveTo w:id="86" w:author="Chris Johnson" w:date="2016-03-18T16:56:00Z">
        <w:r>
          <w:t>Final Report</w:t>
        </w:r>
      </w:moveTo>
    </w:p>
    <w:p w14:paraId="55A18150" w14:textId="77777777" w:rsidR="009004E7" w:rsidRDefault="009004E7" w:rsidP="00605480">
      <w:pPr>
        <w:rPr>
          <w:ins w:id="87" w:author="Chris Johnson" w:date="2016-03-18T16:56:00Z"/>
        </w:rPr>
      </w:pPr>
      <w:moveTo w:id="88" w:author="Chris Johnson" w:date="2016-03-18T16:56:00Z">
        <w:r>
          <w:rPr>
            <w:noProof/>
            <w:lang w:eastAsia="en-GB"/>
          </w:rPr>
          <w:drawing>
            <wp:inline distT="0" distB="0" distL="0" distR="0" wp14:anchorId="7C96D9A1" wp14:editId="4227FC36">
              <wp:extent cx="6645910" cy="3085465"/>
              <wp:effectExtent l="19050" t="19050" r="21590" b="19685"/>
              <wp:docPr id="79" name="Picture 7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645910" cy="3085465"/>
                      </a:xfrm>
                      <a:prstGeom prst="rect">
                        <a:avLst/>
                      </a:prstGeom>
                      <a:ln>
                        <a:solidFill>
                          <a:schemeClr val="accent1"/>
                        </a:solidFill>
                      </a:ln>
                    </pic:spPr>
                  </pic:pic>
                </a:graphicData>
              </a:graphic>
            </wp:inline>
          </w:drawing>
        </w:r>
      </w:moveTo>
      <w:moveToRangeEnd w:id="47"/>
    </w:p>
    <w:p w14:paraId="2FEAC92F" w14:textId="77777777" w:rsidR="009004E7" w:rsidRDefault="009004E7" w:rsidP="009004E7">
      <w:pPr>
        <w:rPr>
          <w:ins w:id="89" w:author="Chris Johnson" w:date="2016-03-18T16:56:00Z"/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ins w:id="90" w:author="Chris Johnson" w:date="2016-03-18T16:56:00Z">
        <w:r>
          <w:br w:type="page"/>
        </w:r>
      </w:ins>
    </w:p>
    <w:p w14:paraId="5D34D1DC" w14:textId="77777777" w:rsidR="00041215" w:rsidRDefault="00041215" w:rsidP="009004E7">
      <w:pPr>
        <w:pStyle w:val="Heading2"/>
      </w:pPr>
      <w:bookmarkStart w:id="91" w:name="_Toc448317914"/>
      <w:r>
        <w:lastRenderedPageBreak/>
        <w:t>Job Lot Breakdown</w:t>
      </w:r>
      <w:bookmarkEnd w:id="91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A521B3" w:rsidRPr="00041215" w14:paraId="20220C16" w14:textId="77777777" w:rsidTr="00BF1F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4E63D131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665D30B2" w14:textId="77777777" w:rsidR="00A521B3" w:rsidRPr="00041215" w:rsidRDefault="00E41D57" w:rsidP="00BF1F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Syspro details of a job, showing labour, stock consumed, stock created and sales made</w:t>
            </w:r>
          </w:p>
        </w:tc>
      </w:tr>
      <w:tr w:rsidR="00A521B3" w:rsidRPr="00041215" w14:paraId="6D990E84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5365F4A" w14:textId="77777777" w:rsidR="00A521B3" w:rsidRPr="00041215" w:rsidRDefault="00A521B3" w:rsidP="00BF1F9C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21F275AC" w14:textId="77777777" w:rsidR="00A521B3" w:rsidRPr="00041215" w:rsidRDefault="00E41D5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David Franklin</w:t>
            </w:r>
          </w:p>
        </w:tc>
      </w:tr>
      <w:tr w:rsidR="00A521B3" w:rsidRPr="00041215" w14:paraId="3BCCF733" w14:textId="77777777" w:rsidTr="00BF1F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3CEBF49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4D8D2B8F" w14:textId="77777777" w:rsidR="00A521B3" w:rsidRPr="00041215" w:rsidRDefault="00E41D57" w:rsidP="00BF1F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Nov 2015</w:t>
            </w:r>
          </w:p>
        </w:tc>
      </w:tr>
      <w:tr w:rsidR="00A521B3" w:rsidRPr="00041215" w14:paraId="184229F4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13428BC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090B7989" w14:textId="77777777" w:rsidR="00A521B3" w:rsidRPr="00041215" w:rsidRDefault="00E41D5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PBL</w:t>
            </w:r>
          </w:p>
        </w:tc>
      </w:tr>
    </w:tbl>
    <w:p w14:paraId="3D503D6C" w14:textId="77777777" w:rsidR="00A521B3" w:rsidRDefault="00A521B3" w:rsidP="00A521B3"/>
    <w:p w14:paraId="4A513286" w14:textId="77777777" w:rsidR="00A521B3" w:rsidRDefault="001055AC" w:rsidP="00A521B3">
      <w:r>
        <w:rPr>
          <w:noProof/>
          <w:lang w:eastAsia="en-GB"/>
        </w:rPr>
        <w:drawing>
          <wp:anchor distT="0" distB="0" distL="114300" distR="114300" simplePos="0" relativeHeight="251661312" behindDoc="0" locked="0" layoutInCell="1" allowOverlap="1" wp14:anchorId="13036DE0" wp14:editId="059ADE14">
            <wp:simplePos x="0" y="0"/>
            <wp:positionH relativeFrom="margin">
              <wp:posOffset>2518410</wp:posOffset>
            </wp:positionH>
            <wp:positionV relativeFrom="margin">
              <wp:posOffset>1238250</wp:posOffset>
            </wp:positionV>
            <wp:extent cx="4210493" cy="3709731"/>
            <wp:effectExtent l="19050" t="19050" r="19050" b="2413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493" cy="370973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A521B3">
        <w:t>Parameters</w:t>
      </w:r>
    </w:p>
    <w:p w14:paraId="280C13CD" w14:textId="77777777" w:rsidR="001055AC" w:rsidRDefault="001055AC" w:rsidP="001055AC">
      <w:r>
        <w:t>These are filters picked before running the report</w:t>
      </w:r>
    </w:p>
    <w:p w14:paraId="72606022" w14:textId="77777777" w:rsidR="001055AC" w:rsidRDefault="001055AC" w:rsidP="001055AC">
      <w:pPr>
        <w:pStyle w:val="ListParagraph"/>
        <w:numPr>
          <w:ilvl w:val="0"/>
          <w:numId w:val="1"/>
        </w:numPr>
      </w:pPr>
      <w:r>
        <w:t>Company</w:t>
      </w:r>
    </w:p>
    <w:p w14:paraId="7654EF2F" w14:textId="77777777" w:rsidR="001055AC" w:rsidRDefault="001055AC" w:rsidP="001055AC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3368E193" w14:textId="77777777" w:rsidR="001055AC" w:rsidRDefault="001055AC" w:rsidP="001055AC">
      <w:pPr>
        <w:pStyle w:val="ListParagraph"/>
        <w:numPr>
          <w:ilvl w:val="0"/>
          <w:numId w:val="1"/>
        </w:numPr>
      </w:pPr>
      <w:r>
        <w:t>Job</w:t>
      </w:r>
    </w:p>
    <w:p w14:paraId="59A295D9" w14:textId="77777777" w:rsidR="001055AC" w:rsidRDefault="001055AC" w:rsidP="001055AC">
      <w:pPr>
        <w:pStyle w:val="ListParagraph"/>
        <w:numPr>
          <w:ilvl w:val="1"/>
          <w:numId w:val="1"/>
        </w:numPr>
      </w:pPr>
      <w:r>
        <w:t>The batch number to check</w:t>
      </w:r>
    </w:p>
    <w:p w14:paraId="4D5B90AE" w14:textId="77777777" w:rsidR="001055AC" w:rsidRDefault="001055AC" w:rsidP="001055AC">
      <w:pPr>
        <w:pStyle w:val="ListParagraph"/>
        <w:numPr>
          <w:ilvl w:val="0"/>
          <w:numId w:val="1"/>
        </w:numPr>
      </w:pPr>
      <w:r>
        <w:t>Show Labour</w:t>
      </w:r>
    </w:p>
    <w:p w14:paraId="4CCA3DCC" w14:textId="77777777" w:rsidR="001055AC" w:rsidRDefault="001055AC" w:rsidP="001055AC">
      <w:pPr>
        <w:pStyle w:val="ListParagraph"/>
        <w:numPr>
          <w:ilvl w:val="1"/>
          <w:numId w:val="1"/>
        </w:numPr>
      </w:pPr>
      <w:r>
        <w:t>Choose whether to show labour input into job</w:t>
      </w:r>
    </w:p>
    <w:p w14:paraId="05B1AC1B" w14:textId="77777777" w:rsidR="001055AC" w:rsidRDefault="001055AC" w:rsidP="001055AC">
      <w:pPr>
        <w:pStyle w:val="ListParagraph"/>
        <w:numPr>
          <w:ilvl w:val="0"/>
          <w:numId w:val="1"/>
        </w:numPr>
      </w:pPr>
      <w:r>
        <w:t>Show Inward Lots</w:t>
      </w:r>
    </w:p>
    <w:p w14:paraId="0C2437FE" w14:textId="77777777" w:rsidR="001055AC" w:rsidRDefault="001055AC" w:rsidP="001055AC">
      <w:pPr>
        <w:pStyle w:val="ListParagraph"/>
        <w:numPr>
          <w:ilvl w:val="1"/>
          <w:numId w:val="1"/>
        </w:numPr>
      </w:pPr>
      <w:r>
        <w:t>Choose whether to show Lots input into job</w:t>
      </w:r>
    </w:p>
    <w:p w14:paraId="6484B6E1" w14:textId="77777777" w:rsidR="001055AC" w:rsidRDefault="001055AC" w:rsidP="00101755">
      <w:pPr>
        <w:pStyle w:val="ListParagraph"/>
      </w:pPr>
    </w:p>
    <w:p w14:paraId="5268CB00" w14:textId="77777777" w:rsidR="00A521B3" w:rsidRDefault="00A521B3" w:rsidP="00041215"/>
    <w:p w14:paraId="1940A31B" w14:textId="77777777" w:rsidR="00041215" w:rsidRDefault="00041215" w:rsidP="00041215"/>
    <w:p w14:paraId="5FBE100F" w14:textId="77777777" w:rsidR="008F1EFB" w:rsidRDefault="008F1EFB" w:rsidP="00041215">
      <w:r>
        <w:t>Final Report</w:t>
      </w:r>
    </w:p>
    <w:p w14:paraId="197AF3B5" w14:textId="77777777" w:rsidR="001055AC" w:rsidRDefault="008F1EFB" w:rsidP="00041215">
      <w:r>
        <w:rPr>
          <w:noProof/>
          <w:lang w:eastAsia="en-GB"/>
        </w:rPr>
        <w:drawing>
          <wp:inline distT="0" distB="0" distL="0" distR="0" wp14:anchorId="2146657B" wp14:editId="24AFECB6">
            <wp:extent cx="6645910" cy="3289935"/>
            <wp:effectExtent l="19050" t="19050" r="21590" b="2476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899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CE41B95" w14:textId="77777777" w:rsidR="001055AC" w:rsidRDefault="001055AC">
      <w:r>
        <w:br w:type="page"/>
      </w:r>
    </w:p>
    <w:p w14:paraId="7602D8C6" w14:textId="77777777" w:rsidR="00041215" w:rsidRPr="00E46EE0" w:rsidRDefault="00041215" w:rsidP="00BA7CB5">
      <w:pPr>
        <w:pStyle w:val="Heading1"/>
      </w:pPr>
      <w:bookmarkStart w:id="92" w:name="_Toc448317915"/>
      <w:r w:rsidRPr="00E46EE0">
        <w:lastRenderedPageBreak/>
        <w:t>Folder – System Accounts Payable</w:t>
      </w:r>
      <w:bookmarkEnd w:id="92"/>
    </w:p>
    <w:p w14:paraId="6643263A" w14:textId="77777777" w:rsidR="00041215" w:rsidRDefault="00041215" w:rsidP="00BA7CB5">
      <w:pPr>
        <w:pStyle w:val="Heading2"/>
      </w:pPr>
      <w:bookmarkStart w:id="93" w:name="_Toc448317916"/>
      <w:r>
        <w:t>AP Aged Analysis Alt</w:t>
      </w:r>
      <w:bookmarkEnd w:id="93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A521B3" w:rsidRPr="00041215" w14:paraId="745CAFD4" w14:textId="77777777" w:rsidTr="00BF1F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391E7A7A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614D7A60" w14:textId="77777777" w:rsidR="00A521B3" w:rsidRPr="00041215" w:rsidRDefault="00E41D57" w:rsidP="00E41D5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Revision of Syspro report correcting total fields</w:t>
            </w:r>
          </w:p>
        </w:tc>
      </w:tr>
      <w:tr w:rsidR="00A521B3" w:rsidRPr="00041215" w14:paraId="521276CC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2D25AFE" w14:textId="77777777" w:rsidR="00A521B3" w:rsidRPr="00041215" w:rsidRDefault="00A521B3" w:rsidP="00BF1F9C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7AF9893A" w14:textId="77777777" w:rsidR="00A521B3" w:rsidRPr="00041215" w:rsidRDefault="00E41D5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Liz Collins</w:t>
            </w:r>
          </w:p>
        </w:tc>
      </w:tr>
      <w:tr w:rsidR="00A521B3" w:rsidRPr="00041215" w14:paraId="1445402C" w14:textId="77777777" w:rsidTr="00BF1F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9644C59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07D1BCD1" w14:textId="77777777" w:rsidR="00A521B3" w:rsidRPr="00041215" w:rsidRDefault="00E41D57" w:rsidP="00BF1F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Oct 2015</w:t>
            </w:r>
          </w:p>
        </w:tc>
      </w:tr>
      <w:tr w:rsidR="00A521B3" w:rsidRPr="00041215" w14:paraId="58753BF9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FBB8BD6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18F05EE5" w14:textId="77777777" w:rsidR="00A521B3" w:rsidRPr="00041215" w:rsidRDefault="00E41D5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PBL Finance</w:t>
            </w:r>
          </w:p>
        </w:tc>
      </w:tr>
    </w:tbl>
    <w:p w14:paraId="248AB5EC" w14:textId="77777777" w:rsidR="00A521B3" w:rsidRDefault="00A521B3" w:rsidP="00A521B3"/>
    <w:p w14:paraId="7871D8E0" w14:textId="77777777" w:rsidR="00101755" w:rsidRDefault="00101755" w:rsidP="00A521B3">
      <w:r>
        <w:rPr>
          <w:noProof/>
          <w:lang w:eastAsia="en-GB"/>
        </w:rPr>
        <w:drawing>
          <wp:anchor distT="0" distB="0" distL="114300" distR="114300" simplePos="0" relativeHeight="251663360" behindDoc="0" locked="0" layoutInCell="1" allowOverlap="1" wp14:anchorId="0C18D178" wp14:editId="2F28A9C8">
            <wp:simplePos x="0" y="0"/>
            <wp:positionH relativeFrom="margin">
              <wp:align>right</wp:align>
            </wp:positionH>
            <wp:positionV relativeFrom="paragraph">
              <wp:posOffset>29570</wp:posOffset>
            </wp:positionV>
            <wp:extent cx="4288610" cy="2594344"/>
            <wp:effectExtent l="19050" t="19050" r="17145" b="1587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8610" cy="259434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21B3">
        <w:t>Parameters</w:t>
      </w:r>
    </w:p>
    <w:p w14:paraId="429A07C7" w14:textId="77777777" w:rsidR="00101755" w:rsidRDefault="00101755" w:rsidP="00101755">
      <w:r>
        <w:t>These are filters picked before running the report</w:t>
      </w:r>
      <w:r w:rsidR="00E41D57">
        <w:t>.</w:t>
      </w:r>
    </w:p>
    <w:p w14:paraId="2A29479E" w14:textId="77777777" w:rsidR="00E41D57" w:rsidRDefault="00E41D57" w:rsidP="00101755">
      <w:r>
        <w:t>These parameters have been defined by Syspro.</w:t>
      </w:r>
    </w:p>
    <w:p w14:paraId="0CAD4893" w14:textId="77777777" w:rsidR="00041215" w:rsidRDefault="00041215" w:rsidP="00041215">
      <w:pPr>
        <w:rPr>
          <w:b/>
        </w:rPr>
      </w:pPr>
    </w:p>
    <w:p w14:paraId="6EC5F083" w14:textId="77777777" w:rsidR="00101755" w:rsidRDefault="00101755" w:rsidP="00041215">
      <w:pPr>
        <w:rPr>
          <w:b/>
        </w:rPr>
      </w:pPr>
    </w:p>
    <w:p w14:paraId="3AA8CBE0" w14:textId="77777777" w:rsidR="00101755" w:rsidRDefault="00101755" w:rsidP="00041215">
      <w:pPr>
        <w:rPr>
          <w:b/>
        </w:rPr>
      </w:pPr>
    </w:p>
    <w:p w14:paraId="78A214A2" w14:textId="77777777" w:rsidR="00101755" w:rsidRDefault="00101755" w:rsidP="00041215">
      <w:pPr>
        <w:rPr>
          <w:b/>
        </w:rPr>
      </w:pPr>
    </w:p>
    <w:p w14:paraId="7CFE76E5" w14:textId="77777777" w:rsidR="00101755" w:rsidRDefault="00101755" w:rsidP="00041215">
      <w:pPr>
        <w:rPr>
          <w:b/>
        </w:rPr>
      </w:pPr>
    </w:p>
    <w:p w14:paraId="49242CB2" w14:textId="77777777" w:rsidR="00101755" w:rsidRDefault="00101755" w:rsidP="00041215">
      <w:pPr>
        <w:rPr>
          <w:b/>
        </w:rPr>
      </w:pPr>
    </w:p>
    <w:p w14:paraId="0BD38C19" w14:textId="77777777" w:rsidR="00041215" w:rsidRDefault="00041215">
      <w:pPr>
        <w:rPr>
          <w:b/>
        </w:rPr>
      </w:pPr>
    </w:p>
    <w:p w14:paraId="4DB24FFB" w14:textId="77777777" w:rsidR="00041215" w:rsidRDefault="008F1EFB" w:rsidP="00041215">
      <w:r w:rsidRPr="008F1EFB">
        <w:t>Final Report</w:t>
      </w:r>
    </w:p>
    <w:p w14:paraId="4CB3332A" w14:textId="77777777" w:rsidR="006E2D06" w:rsidRDefault="008F1EFB" w:rsidP="00041215">
      <w:r>
        <w:rPr>
          <w:noProof/>
          <w:lang w:eastAsia="en-GB"/>
        </w:rPr>
        <w:drawing>
          <wp:inline distT="0" distB="0" distL="0" distR="0" wp14:anchorId="4606388B" wp14:editId="77B412FF">
            <wp:extent cx="6645910" cy="1546860"/>
            <wp:effectExtent l="19050" t="19050" r="21590" b="152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468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1BEAA14" w14:textId="77777777" w:rsidR="006E2D06" w:rsidRDefault="006E2D06">
      <w:r>
        <w:br w:type="page"/>
      </w:r>
    </w:p>
    <w:p w14:paraId="5A8F703F" w14:textId="77777777" w:rsidR="00041215" w:rsidRDefault="00041215" w:rsidP="00BA7CB5">
      <w:pPr>
        <w:pStyle w:val="Heading2"/>
      </w:pPr>
      <w:bookmarkStart w:id="94" w:name="_Toc448317917"/>
      <w:r>
        <w:lastRenderedPageBreak/>
        <w:t>AP Unpaid Assets</w:t>
      </w:r>
      <w:bookmarkEnd w:id="94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A521B3" w:rsidRPr="00041215" w14:paraId="08E62726" w14:textId="77777777" w:rsidTr="00BF1F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4BD1F674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50E8AA9D" w14:textId="77777777" w:rsidR="00A521B3" w:rsidRPr="00041215" w:rsidRDefault="00E41D57" w:rsidP="00BF1F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Accounts Payable – Unpaid Assets, created by Logi Solutions</w:t>
            </w:r>
          </w:p>
        </w:tc>
      </w:tr>
      <w:tr w:rsidR="00A521B3" w:rsidRPr="00041215" w14:paraId="4888C589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07895AE" w14:textId="77777777" w:rsidR="00A521B3" w:rsidRPr="00041215" w:rsidRDefault="00A521B3" w:rsidP="00BF1F9C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2D12E285" w14:textId="77777777" w:rsidR="00A521B3" w:rsidRPr="00041215" w:rsidRDefault="00E41D5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Bianca Vasquez</w:t>
            </w:r>
          </w:p>
        </w:tc>
      </w:tr>
      <w:tr w:rsidR="00A521B3" w:rsidRPr="00041215" w14:paraId="2BD84735" w14:textId="77777777" w:rsidTr="00BF1F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20EE71B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50C4E028" w14:textId="77777777" w:rsidR="00A521B3" w:rsidRPr="00041215" w:rsidRDefault="00E41D57" w:rsidP="00BF1F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A521B3" w:rsidRPr="00041215" w14:paraId="14C3959B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3308C94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188DD8D1" w14:textId="77777777" w:rsidR="00A521B3" w:rsidRPr="00041215" w:rsidRDefault="00E41D5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PBI/PBL finance</w:t>
            </w:r>
          </w:p>
        </w:tc>
      </w:tr>
    </w:tbl>
    <w:p w14:paraId="2E4F2052" w14:textId="77777777" w:rsidR="00A521B3" w:rsidRDefault="00A521B3" w:rsidP="00A521B3"/>
    <w:p w14:paraId="2C97A86E" w14:textId="77777777" w:rsidR="00A521B3" w:rsidRDefault="00101755" w:rsidP="00A521B3">
      <w:r>
        <w:rPr>
          <w:noProof/>
          <w:lang w:eastAsia="en-GB"/>
        </w:rPr>
        <w:drawing>
          <wp:anchor distT="0" distB="0" distL="114300" distR="114300" simplePos="0" relativeHeight="251662336" behindDoc="0" locked="0" layoutInCell="1" allowOverlap="1" wp14:anchorId="5249AD0F" wp14:editId="6F80EBFE">
            <wp:simplePos x="0" y="0"/>
            <wp:positionH relativeFrom="margin">
              <wp:align>right</wp:align>
            </wp:positionH>
            <wp:positionV relativeFrom="paragraph">
              <wp:posOffset>41048</wp:posOffset>
            </wp:positionV>
            <wp:extent cx="4274870" cy="2009554"/>
            <wp:effectExtent l="19050" t="19050" r="11430" b="1016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4870" cy="20095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21B3">
        <w:t>Parameters</w:t>
      </w:r>
    </w:p>
    <w:p w14:paraId="5125581B" w14:textId="77777777" w:rsidR="00041215" w:rsidRDefault="00101755" w:rsidP="00101755">
      <w:pPr>
        <w:pStyle w:val="ListParagraph"/>
        <w:numPr>
          <w:ilvl w:val="0"/>
          <w:numId w:val="1"/>
        </w:numPr>
      </w:pPr>
      <w:r>
        <w:t>Period</w:t>
      </w:r>
    </w:p>
    <w:p w14:paraId="20B1DCFA" w14:textId="77777777" w:rsidR="00101755" w:rsidRDefault="00101755" w:rsidP="00101755">
      <w:pPr>
        <w:pStyle w:val="ListParagraph"/>
        <w:numPr>
          <w:ilvl w:val="1"/>
          <w:numId w:val="1"/>
        </w:numPr>
      </w:pPr>
      <w:r>
        <w:t>P1 = current period</w:t>
      </w:r>
    </w:p>
    <w:p w14:paraId="62771C24" w14:textId="77777777" w:rsidR="00101755" w:rsidRDefault="00101755" w:rsidP="00101755">
      <w:pPr>
        <w:pStyle w:val="ListParagraph"/>
        <w:numPr>
          <w:ilvl w:val="1"/>
          <w:numId w:val="1"/>
        </w:numPr>
      </w:pPr>
      <w:r>
        <w:t>P2 = previous period</w:t>
      </w:r>
    </w:p>
    <w:p w14:paraId="0E7F6932" w14:textId="77777777" w:rsidR="00101755" w:rsidRDefault="00101755" w:rsidP="00101755">
      <w:pPr>
        <w:pStyle w:val="ListParagraph"/>
        <w:numPr>
          <w:ilvl w:val="1"/>
          <w:numId w:val="1"/>
        </w:numPr>
      </w:pPr>
      <w:r>
        <w:t>P3 = previous period -1</w:t>
      </w:r>
    </w:p>
    <w:p w14:paraId="48F36E04" w14:textId="77777777" w:rsidR="00101755" w:rsidRDefault="00101755" w:rsidP="00101755">
      <w:pPr>
        <w:pStyle w:val="ListParagraph"/>
        <w:numPr>
          <w:ilvl w:val="0"/>
          <w:numId w:val="1"/>
        </w:numPr>
      </w:pPr>
      <w:r>
        <w:t>Syspro Company</w:t>
      </w:r>
    </w:p>
    <w:p w14:paraId="3DD07AE7" w14:textId="77777777" w:rsidR="00101755" w:rsidRDefault="00101755" w:rsidP="00101755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0207B588" w14:textId="77777777" w:rsidR="00101755" w:rsidRDefault="00101755" w:rsidP="00101755"/>
    <w:p w14:paraId="7CCBCC10" w14:textId="77777777" w:rsidR="00101755" w:rsidRDefault="00101755" w:rsidP="00101755"/>
    <w:p w14:paraId="316081B8" w14:textId="77777777" w:rsidR="006E2D06" w:rsidRDefault="006E2D06" w:rsidP="00041215">
      <w:r>
        <w:t>Final Report</w:t>
      </w:r>
    </w:p>
    <w:p w14:paraId="5E5D3CA5" w14:textId="77777777" w:rsidR="006E2D06" w:rsidRDefault="006E2D06" w:rsidP="00041215">
      <w:r>
        <w:rPr>
          <w:noProof/>
          <w:lang w:eastAsia="en-GB"/>
        </w:rPr>
        <w:drawing>
          <wp:inline distT="0" distB="0" distL="0" distR="0" wp14:anchorId="3FEA5D6B" wp14:editId="1D0EAC50">
            <wp:extent cx="6645910" cy="1326515"/>
            <wp:effectExtent l="19050" t="19050" r="21590" b="260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265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9EC66C0" w14:textId="77777777" w:rsidR="006E2D06" w:rsidRDefault="006E2D06">
      <w:r>
        <w:br w:type="page"/>
      </w:r>
    </w:p>
    <w:p w14:paraId="3D2EA14D" w14:textId="77777777" w:rsidR="00041215" w:rsidRDefault="00041215" w:rsidP="00BA7CB5">
      <w:pPr>
        <w:pStyle w:val="Heading2"/>
      </w:pPr>
      <w:bookmarkStart w:id="95" w:name="_Toc448317918"/>
      <w:r>
        <w:lastRenderedPageBreak/>
        <w:t>Payment Run</w:t>
      </w:r>
      <w:bookmarkEnd w:id="95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A521B3" w:rsidRPr="00041215" w14:paraId="0A46364D" w14:textId="77777777" w:rsidTr="00BF1F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40EEE0BD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27307D5E" w14:textId="77777777" w:rsidR="00A521B3" w:rsidRPr="00041215" w:rsidRDefault="00E41D57" w:rsidP="00E41D5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Details of Payment Run with GRN matching for the creation of cheques</w:t>
            </w:r>
          </w:p>
        </w:tc>
      </w:tr>
      <w:tr w:rsidR="00A521B3" w:rsidRPr="00041215" w14:paraId="3C9492A9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29DCF76" w14:textId="77777777" w:rsidR="00A521B3" w:rsidRPr="00041215" w:rsidRDefault="00A521B3" w:rsidP="00BF1F9C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3B2CB124" w14:textId="77777777" w:rsidR="00A521B3" w:rsidRPr="00041215" w:rsidRDefault="00E41D5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Bianca Vasquez</w:t>
            </w:r>
          </w:p>
        </w:tc>
      </w:tr>
      <w:tr w:rsidR="00A521B3" w:rsidRPr="00041215" w14:paraId="11E8C171" w14:textId="77777777" w:rsidTr="00BF1F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ACB3C68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51D9218B" w14:textId="77777777" w:rsidR="00A521B3" w:rsidRPr="00041215" w:rsidRDefault="00E41D57" w:rsidP="00BF1F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Dec 2015</w:t>
            </w:r>
          </w:p>
        </w:tc>
      </w:tr>
      <w:tr w:rsidR="00A521B3" w:rsidRPr="00041215" w14:paraId="0266301A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951CDC4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424F9725" w14:textId="77777777" w:rsidR="00A521B3" w:rsidRPr="00041215" w:rsidRDefault="00E41D5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PBI Finance</w:t>
            </w:r>
          </w:p>
        </w:tc>
      </w:tr>
    </w:tbl>
    <w:p w14:paraId="254FF7C4" w14:textId="77777777" w:rsidR="00A521B3" w:rsidRDefault="00A521B3" w:rsidP="00A521B3"/>
    <w:p w14:paraId="07E0D507" w14:textId="77777777" w:rsidR="00A521B3" w:rsidRDefault="00101755" w:rsidP="00A521B3">
      <w:r>
        <w:rPr>
          <w:noProof/>
          <w:lang w:eastAsia="en-GB"/>
        </w:rPr>
        <w:drawing>
          <wp:anchor distT="0" distB="0" distL="114300" distR="114300" simplePos="0" relativeHeight="251664384" behindDoc="0" locked="0" layoutInCell="1" allowOverlap="1" wp14:anchorId="56F535C1" wp14:editId="181C0BE6">
            <wp:simplePos x="0" y="0"/>
            <wp:positionH relativeFrom="margin">
              <wp:align>right</wp:align>
            </wp:positionH>
            <wp:positionV relativeFrom="paragraph">
              <wp:posOffset>27666</wp:posOffset>
            </wp:positionV>
            <wp:extent cx="4221126" cy="2131054"/>
            <wp:effectExtent l="19050" t="19050" r="27305" b="2222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1126" cy="21310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21B3">
        <w:t>Parameters</w:t>
      </w:r>
    </w:p>
    <w:p w14:paraId="57592836" w14:textId="77777777" w:rsidR="00101755" w:rsidRDefault="00101755" w:rsidP="00101755">
      <w:r>
        <w:t>These are filters picked before running the report</w:t>
      </w:r>
    </w:p>
    <w:p w14:paraId="12688213" w14:textId="77777777" w:rsidR="00101755" w:rsidRDefault="00101755" w:rsidP="00101755">
      <w:pPr>
        <w:pStyle w:val="ListParagraph"/>
        <w:numPr>
          <w:ilvl w:val="0"/>
          <w:numId w:val="1"/>
        </w:numPr>
      </w:pPr>
      <w:r>
        <w:t>Company</w:t>
      </w:r>
    </w:p>
    <w:p w14:paraId="4E52E04D" w14:textId="77777777" w:rsidR="00101755" w:rsidRDefault="00101755" w:rsidP="00101755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5C73DC29" w14:textId="77777777" w:rsidR="00101755" w:rsidRDefault="00101755" w:rsidP="00101755">
      <w:pPr>
        <w:pStyle w:val="ListParagraph"/>
        <w:numPr>
          <w:ilvl w:val="0"/>
          <w:numId w:val="1"/>
        </w:numPr>
      </w:pPr>
      <w:r>
        <w:t>Payment Number</w:t>
      </w:r>
    </w:p>
    <w:p w14:paraId="63D20A34" w14:textId="77777777" w:rsidR="00101755" w:rsidRDefault="00101755" w:rsidP="00101755">
      <w:pPr>
        <w:pStyle w:val="ListParagraph"/>
        <w:numPr>
          <w:ilvl w:val="1"/>
          <w:numId w:val="1"/>
        </w:numPr>
      </w:pPr>
      <w:r>
        <w:t>Syspro payment number to query</w:t>
      </w:r>
    </w:p>
    <w:p w14:paraId="0BDE49A8" w14:textId="77777777" w:rsidR="00101755" w:rsidRDefault="00101755" w:rsidP="00101755"/>
    <w:p w14:paraId="69BC608F" w14:textId="77777777" w:rsidR="00041215" w:rsidRDefault="00041215" w:rsidP="00041215"/>
    <w:p w14:paraId="7AD1466E" w14:textId="77777777" w:rsidR="00041215" w:rsidRDefault="008F1EFB">
      <w:r>
        <w:t>Final Report</w:t>
      </w:r>
    </w:p>
    <w:p w14:paraId="4987ED29" w14:textId="77777777" w:rsidR="006E2D06" w:rsidRDefault="006E2D06">
      <w:r>
        <w:rPr>
          <w:noProof/>
          <w:lang w:eastAsia="en-GB"/>
        </w:rPr>
        <w:drawing>
          <wp:inline distT="0" distB="0" distL="0" distR="0" wp14:anchorId="070147C8" wp14:editId="572B733C">
            <wp:extent cx="6645910" cy="1770380"/>
            <wp:effectExtent l="19050" t="19050" r="21590" b="203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703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EA219D4" w14:textId="77777777" w:rsidR="006E2D06" w:rsidRDefault="006E2D06">
      <w:r>
        <w:br w:type="page"/>
      </w:r>
    </w:p>
    <w:p w14:paraId="2BC5D559" w14:textId="77777777" w:rsidR="00041215" w:rsidRDefault="00041215" w:rsidP="00BA7CB5">
      <w:pPr>
        <w:pStyle w:val="Heading1"/>
      </w:pPr>
      <w:bookmarkStart w:id="96" w:name="_Toc448317919"/>
      <w:r>
        <w:lastRenderedPageBreak/>
        <w:t>Folder – System Assets</w:t>
      </w:r>
      <w:bookmarkEnd w:id="96"/>
    </w:p>
    <w:p w14:paraId="5F969092" w14:textId="77777777" w:rsidR="00041215" w:rsidRDefault="00041215" w:rsidP="00BA7CB5">
      <w:pPr>
        <w:pStyle w:val="Heading2"/>
      </w:pPr>
      <w:bookmarkStart w:id="97" w:name="_Toc448317920"/>
      <w:r>
        <w:t>Fixed Asset List Live</w:t>
      </w:r>
      <w:bookmarkEnd w:id="97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A521B3" w:rsidRPr="00041215" w14:paraId="7269EFD6" w14:textId="77777777" w:rsidTr="00BF1F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2E3517B1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45DAB54C" w14:textId="77777777" w:rsidR="00A521B3" w:rsidRPr="00041215" w:rsidRDefault="00E41D57" w:rsidP="00BF1F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Details of fixed assets in Syspro</w:t>
            </w:r>
          </w:p>
        </w:tc>
      </w:tr>
      <w:tr w:rsidR="00A521B3" w:rsidRPr="00041215" w14:paraId="7AB3D42D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522CCAA" w14:textId="77777777" w:rsidR="00A521B3" w:rsidRPr="00041215" w:rsidRDefault="00A521B3" w:rsidP="00BF1F9C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03129391" w14:textId="77777777" w:rsidR="00A521B3" w:rsidRPr="00041215" w:rsidRDefault="00E41D5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Kirsty Wells</w:t>
            </w:r>
          </w:p>
        </w:tc>
      </w:tr>
      <w:tr w:rsidR="00A521B3" w:rsidRPr="00041215" w14:paraId="15EE4307" w14:textId="77777777" w:rsidTr="00BF1F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FDFAC86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22EA69EC" w14:textId="77777777" w:rsidR="00A521B3" w:rsidRPr="00041215" w:rsidRDefault="00E41D57" w:rsidP="00BF1F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Oct 2015</w:t>
            </w:r>
          </w:p>
        </w:tc>
      </w:tr>
      <w:tr w:rsidR="00A521B3" w:rsidRPr="00041215" w14:paraId="48AA0D54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08E112C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1535B694" w14:textId="77777777" w:rsidR="00A521B3" w:rsidRPr="00041215" w:rsidRDefault="00E41D5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PBL Finance</w:t>
            </w:r>
          </w:p>
        </w:tc>
      </w:tr>
    </w:tbl>
    <w:p w14:paraId="3ECE26E2" w14:textId="77777777" w:rsidR="00A521B3" w:rsidRDefault="00A521B3" w:rsidP="00A521B3"/>
    <w:p w14:paraId="05B67E01" w14:textId="77777777" w:rsidR="00101755" w:rsidRDefault="00101755" w:rsidP="00101755">
      <w:r>
        <w:t>Parameters</w:t>
      </w:r>
    </w:p>
    <w:p w14:paraId="450C8DEE" w14:textId="77777777" w:rsidR="00101755" w:rsidRDefault="00101755" w:rsidP="00101755">
      <w:r>
        <w:rPr>
          <w:noProof/>
          <w:lang w:eastAsia="en-GB"/>
        </w:rPr>
        <w:drawing>
          <wp:anchor distT="0" distB="0" distL="114300" distR="114300" simplePos="0" relativeHeight="251666432" behindDoc="0" locked="0" layoutInCell="1" allowOverlap="1" wp14:anchorId="38F0ABC0" wp14:editId="03F9AE42">
            <wp:simplePos x="0" y="0"/>
            <wp:positionH relativeFrom="margin">
              <wp:align>right</wp:align>
            </wp:positionH>
            <wp:positionV relativeFrom="paragraph">
              <wp:posOffset>29210</wp:posOffset>
            </wp:positionV>
            <wp:extent cx="4199861" cy="2078662"/>
            <wp:effectExtent l="19050" t="19050" r="10795" b="17145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9861" cy="20786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These are filters picked before running the report</w:t>
      </w:r>
    </w:p>
    <w:p w14:paraId="0DADCBB1" w14:textId="77777777" w:rsidR="00101755" w:rsidRDefault="00101755" w:rsidP="00101755">
      <w:pPr>
        <w:pStyle w:val="ListParagraph"/>
        <w:numPr>
          <w:ilvl w:val="0"/>
          <w:numId w:val="1"/>
        </w:numPr>
      </w:pPr>
      <w:r>
        <w:t>Company</w:t>
      </w:r>
    </w:p>
    <w:p w14:paraId="5F6BEBD0" w14:textId="77777777" w:rsidR="00101755" w:rsidRDefault="00101755" w:rsidP="00101755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4A427256" w14:textId="77777777" w:rsidR="00101755" w:rsidRDefault="00101755" w:rsidP="00101755">
      <w:pPr>
        <w:pStyle w:val="ListParagraph"/>
        <w:numPr>
          <w:ilvl w:val="0"/>
          <w:numId w:val="1"/>
        </w:numPr>
      </w:pPr>
      <w:r>
        <w:t>Enter Asset Group</w:t>
      </w:r>
    </w:p>
    <w:p w14:paraId="72293D08" w14:textId="77777777" w:rsidR="00101755" w:rsidRDefault="00101755" w:rsidP="00101755">
      <w:pPr>
        <w:pStyle w:val="ListParagraph"/>
        <w:numPr>
          <w:ilvl w:val="1"/>
          <w:numId w:val="1"/>
        </w:numPr>
      </w:pPr>
      <w:r>
        <w:t>Pick which groups of assets that should be shown</w:t>
      </w:r>
    </w:p>
    <w:p w14:paraId="33175C69" w14:textId="77777777" w:rsidR="00101755" w:rsidRDefault="00101755" w:rsidP="00101755"/>
    <w:p w14:paraId="2240EF67" w14:textId="77777777" w:rsidR="00101755" w:rsidRDefault="00101755" w:rsidP="00101755"/>
    <w:p w14:paraId="302D124B" w14:textId="77777777" w:rsidR="00041215" w:rsidRDefault="008F1EFB">
      <w:r>
        <w:t>Final Report</w:t>
      </w:r>
    </w:p>
    <w:p w14:paraId="4C2392D9" w14:textId="77777777" w:rsidR="006E2D06" w:rsidRDefault="008F1EFB">
      <w:r>
        <w:rPr>
          <w:noProof/>
          <w:lang w:eastAsia="en-GB"/>
        </w:rPr>
        <w:drawing>
          <wp:inline distT="0" distB="0" distL="0" distR="0" wp14:anchorId="1C9ED4B9" wp14:editId="14538045">
            <wp:extent cx="6645910" cy="2946400"/>
            <wp:effectExtent l="19050" t="19050" r="21590" b="2540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6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BC5733D" w14:textId="77777777" w:rsidR="006E2D06" w:rsidRDefault="006E2D06">
      <w:r>
        <w:br w:type="page"/>
      </w:r>
    </w:p>
    <w:p w14:paraId="30E2ADEC" w14:textId="77777777" w:rsidR="00041215" w:rsidRPr="00E46EE0" w:rsidRDefault="00041215" w:rsidP="00BA7CB5">
      <w:pPr>
        <w:pStyle w:val="Heading1"/>
      </w:pPr>
      <w:bookmarkStart w:id="98" w:name="_Toc448317921"/>
      <w:r w:rsidRPr="00E46EE0">
        <w:lastRenderedPageBreak/>
        <w:t>Folder – System General Ledger</w:t>
      </w:r>
      <w:bookmarkEnd w:id="98"/>
    </w:p>
    <w:p w14:paraId="5D66878A" w14:textId="32CE8F9B" w:rsidR="00F91442" w:rsidRDefault="00F91442" w:rsidP="00F91442">
      <w:pPr>
        <w:pStyle w:val="Heading2"/>
        <w:rPr>
          <w:ins w:id="99" w:author="Chris Johnson" w:date="2016-04-08T12:40:00Z"/>
        </w:rPr>
      </w:pPr>
      <w:bookmarkStart w:id="100" w:name="_Toc448317922"/>
      <w:ins w:id="101" w:author="Chris Johnson" w:date="2016-04-08T12:41:00Z">
        <w:r>
          <w:t>Closing Interco Balances</w:t>
        </w:r>
      </w:ins>
      <w:bookmarkEnd w:id="100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F91442" w:rsidRPr="00041215" w14:paraId="555C83CC" w14:textId="77777777" w:rsidTr="00397A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ins w:id="102" w:author="Chris Johnson" w:date="2016-04-08T12:40:00Z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416AAE19" w14:textId="77777777" w:rsidR="00F91442" w:rsidRPr="00041215" w:rsidRDefault="00F91442" w:rsidP="00397ACD">
            <w:pPr>
              <w:rPr>
                <w:ins w:id="103" w:author="Chris Johnson" w:date="2016-04-08T12:40:00Z"/>
                <w:i w:val="0"/>
              </w:rPr>
            </w:pPr>
            <w:ins w:id="104" w:author="Chris Johnson" w:date="2016-04-08T12:40:00Z">
              <w:r>
                <w:rPr>
                  <w:i w:val="0"/>
                </w:rPr>
                <w:t>Description</w:t>
              </w:r>
            </w:ins>
          </w:p>
        </w:tc>
        <w:tc>
          <w:tcPr>
            <w:tcW w:w="8901" w:type="dxa"/>
          </w:tcPr>
          <w:p w14:paraId="34A5BD50" w14:textId="0E94CDBB" w:rsidR="00F91442" w:rsidRPr="00041215" w:rsidRDefault="00F91442" w:rsidP="00397AC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105" w:author="Chris Johnson" w:date="2016-04-08T12:40:00Z"/>
              </w:rPr>
            </w:pPr>
            <w:ins w:id="106" w:author="Chris Johnson" w:date="2016-04-08T12:45:00Z">
              <w:r>
                <w:t>Details of closing balances for intercompany payments</w:t>
              </w:r>
            </w:ins>
          </w:p>
        </w:tc>
      </w:tr>
      <w:tr w:rsidR="00F91442" w:rsidRPr="00041215" w14:paraId="2FCD7DA8" w14:textId="77777777" w:rsidTr="00397A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107" w:author="Chris Johnson" w:date="2016-04-08T12:40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9390BDD" w14:textId="77777777" w:rsidR="00F91442" w:rsidRPr="00041215" w:rsidRDefault="00F91442" w:rsidP="00397ACD">
            <w:pPr>
              <w:rPr>
                <w:ins w:id="108" w:author="Chris Johnson" w:date="2016-04-08T12:40:00Z"/>
                <w:i w:val="0"/>
              </w:rPr>
            </w:pPr>
            <w:ins w:id="109" w:author="Chris Johnson" w:date="2016-04-08T12:40:00Z">
              <w:r w:rsidRPr="00041215">
                <w:rPr>
                  <w:i w:val="0"/>
                </w:rPr>
                <w:t>Requested by</w:t>
              </w:r>
            </w:ins>
          </w:p>
        </w:tc>
        <w:tc>
          <w:tcPr>
            <w:tcW w:w="8901" w:type="dxa"/>
          </w:tcPr>
          <w:p w14:paraId="7C89068E" w14:textId="77777777" w:rsidR="00F91442" w:rsidRPr="00041215" w:rsidRDefault="00F91442" w:rsidP="00397A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10" w:author="Chris Johnson" w:date="2016-04-08T12:40:00Z"/>
              </w:rPr>
            </w:pPr>
            <w:ins w:id="111" w:author="Chris Johnson" w:date="2016-04-08T12:40:00Z">
              <w:r>
                <w:t>Bianca Vasquez</w:t>
              </w:r>
            </w:ins>
          </w:p>
        </w:tc>
      </w:tr>
      <w:tr w:rsidR="00F91442" w:rsidRPr="00041215" w14:paraId="31013DFD" w14:textId="77777777" w:rsidTr="00397ACD">
        <w:trPr>
          <w:ins w:id="112" w:author="Chris Johnson" w:date="2016-04-08T12:40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95A6A79" w14:textId="77777777" w:rsidR="00F91442" w:rsidRPr="00041215" w:rsidRDefault="00F91442" w:rsidP="00397ACD">
            <w:pPr>
              <w:rPr>
                <w:ins w:id="113" w:author="Chris Johnson" w:date="2016-04-08T12:40:00Z"/>
                <w:i w:val="0"/>
              </w:rPr>
            </w:pPr>
            <w:ins w:id="114" w:author="Chris Johnson" w:date="2016-04-08T12:40:00Z">
              <w:r>
                <w:rPr>
                  <w:i w:val="0"/>
                </w:rPr>
                <w:t>Delivered Date</w:t>
              </w:r>
            </w:ins>
          </w:p>
        </w:tc>
        <w:tc>
          <w:tcPr>
            <w:tcW w:w="8901" w:type="dxa"/>
          </w:tcPr>
          <w:p w14:paraId="1CB398FF" w14:textId="3F177712" w:rsidR="00F91442" w:rsidRPr="00041215" w:rsidRDefault="00F91442" w:rsidP="00397A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115" w:author="Chris Johnson" w:date="2016-04-08T12:40:00Z"/>
              </w:rPr>
            </w:pPr>
            <w:ins w:id="116" w:author="Chris Johnson" w:date="2016-04-08T12:40:00Z">
              <w:r>
                <w:t>7</w:t>
              </w:r>
              <w:r w:rsidRPr="007934C0">
                <w:rPr>
                  <w:vertAlign w:val="superscript"/>
                </w:rPr>
                <w:t>th</w:t>
              </w:r>
              <w:r>
                <w:t xml:space="preserve"> </w:t>
              </w:r>
            </w:ins>
            <w:ins w:id="117" w:author="Chris Johnson" w:date="2016-04-08T12:41:00Z">
              <w:r>
                <w:t>April 2016</w:t>
              </w:r>
            </w:ins>
          </w:p>
        </w:tc>
      </w:tr>
      <w:tr w:rsidR="00F91442" w:rsidRPr="00041215" w14:paraId="72A51998" w14:textId="77777777" w:rsidTr="00397A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118" w:author="Chris Johnson" w:date="2016-04-08T12:40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7B3D41A" w14:textId="77777777" w:rsidR="00F91442" w:rsidRPr="00041215" w:rsidRDefault="00F91442" w:rsidP="00397ACD">
            <w:pPr>
              <w:rPr>
                <w:ins w:id="119" w:author="Chris Johnson" w:date="2016-04-08T12:40:00Z"/>
                <w:i w:val="0"/>
              </w:rPr>
            </w:pPr>
            <w:ins w:id="120" w:author="Chris Johnson" w:date="2016-04-08T12:40:00Z">
              <w:r>
                <w:rPr>
                  <w:i w:val="0"/>
                </w:rPr>
                <w:t>Used by</w:t>
              </w:r>
            </w:ins>
          </w:p>
        </w:tc>
        <w:tc>
          <w:tcPr>
            <w:tcW w:w="8901" w:type="dxa"/>
          </w:tcPr>
          <w:p w14:paraId="68DC9DF8" w14:textId="77777777" w:rsidR="00F91442" w:rsidRPr="00041215" w:rsidRDefault="00F91442" w:rsidP="00397A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21" w:author="Chris Johnson" w:date="2016-04-08T12:40:00Z"/>
              </w:rPr>
            </w:pPr>
            <w:ins w:id="122" w:author="Chris Johnson" w:date="2016-04-08T12:40:00Z">
              <w:r>
                <w:t>PBI Finance</w:t>
              </w:r>
            </w:ins>
          </w:p>
        </w:tc>
      </w:tr>
    </w:tbl>
    <w:p w14:paraId="42D3C8A4" w14:textId="77777777" w:rsidR="00F91442" w:rsidRDefault="00F91442" w:rsidP="00F91442">
      <w:pPr>
        <w:rPr>
          <w:ins w:id="123" w:author="Chris Johnson" w:date="2016-04-08T12:40:00Z"/>
        </w:rPr>
      </w:pPr>
    </w:p>
    <w:p w14:paraId="51C50F1F" w14:textId="3E0B812C" w:rsidR="00F91442" w:rsidRDefault="00F91442" w:rsidP="00F91442">
      <w:pPr>
        <w:rPr>
          <w:ins w:id="124" w:author="Chris Johnson" w:date="2016-04-08T12:40:00Z"/>
        </w:rPr>
      </w:pPr>
      <w:ins w:id="125" w:author="Chris Johnson" w:date="2016-04-08T12:40:00Z">
        <w:r>
          <w:t>Parameters</w:t>
        </w:r>
      </w:ins>
    </w:p>
    <w:p w14:paraId="0FE20669" w14:textId="1B409FA3" w:rsidR="00F91442" w:rsidRDefault="00F91442" w:rsidP="00F91442">
      <w:pPr>
        <w:rPr>
          <w:ins w:id="126" w:author="Chris Johnson" w:date="2016-04-08T12:40:00Z"/>
        </w:rPr>
      </w:pPr>
      <w:ins w:id="127" w:author="Chris Johnson" w:date="2016-04-08T12:42:00Z">
        <w:r>
          <w:rPr>
            <w:noProof/>
            <w:lang w:eastAsia="en-GB"/>
          </w:rPr>
          <w:drawing>
            <wp:anchor distT="0" distB="0" distL="114300" distR="114300" simplePos="0" relativeHeight="251701248" behindDoc="0" locked="0" layoutInCell="1" allowOverlap="1" wp14:anchorId="79EF5789" wp14:editId="7E353A3C">
              <wp:simplePos x="0" y="0"/>
              <wp:positionH relativeFrom="margin">
                <wp:posOffset>3948430</wp:posOffset>
              </wp:positionH>
              <wp:positionV relativeFrom="paragraph">
                <wp:posOffset>4445</wp:posOffset>
              </wp:positionV>
              <wp:extent cx="2673350" cy="1323975"/>
              <wp:effectExtent l="19050" t="19050" r="12700" b="28575"/>
              <wp:wrapSquare wrapText="bothSides"/>
              <wp:docPr id="73" name="Picture 7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673350" cy="1323975"/>
                      </a:xfrm>
                      <a:prstGeom prst="rect">
                        <a:avLst/>
                      </a:prstGeom>
                      <a:ln>
                        <a:solidFill>
                          <a:schemeClr val="accent1"/>
                        </a:solidFill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ins>
      <w:ins w:id="128" w:author="Chris Johnson" w:date="2016-04-08T12:40:00Z">
        <w:r>
          <w:t>These are filters picked before running the report</w:t>
        </w:r>
      </w:ins>
      <w:ins w:id="129" w:author="Chris Johnson" w:date="2016-04-08T12:42:00Z">
        <w:r w:rsidRPr="00F91442">
          <w:rPr>
            <w:noProof/>
            <w:lang w:eastAsia="en-GB"/>
          </w:rPr>
          <w:t xml:space="preserve"> </w:t>
        </w:r>
      </w:ins>
    </w:p>
    <w:p w14:paraId="6D1C9E11" w14:textId="77777777" w:rsidR="00F91442" w:rsidRDefault="00F91442" w:rsidP="00F91442">
      <w:pPr>
        <w:pStyle w:val="ListParagraph"/>
        <w:numPr>
          <w:ilvl w:val="0"/>
          <w:numId w:val="1"/>
        </w:numPr>
        <w:rPr>
          <w:ins w:id="130" w:author="Chris Johnson" w:date="2016-04-08T12:40:00Z"/>
        </w:rPr>
      </w:pPr>
      <w:ins w:id="131" w:author="Chris Johnson" w:date="2016-04-08T12:40:00Z">
        <w:r>
          <w:t>Company</w:t>
        </w:r>
      </w:ins>
    </w:p>
    <w:p w14:paraId="7DE8EDA7" w14:textId="77777777" w:rsidR="00F91442" w:rsidRDefault="00F91442" w:rsidP="00F91442">
      <w:pPr>
        <w:pStyle w:val="ListParagraph"/>
        <w:numPr>
          <w:ilvl w:val="1"/>
          <w:numId w:val="1"/>
        </w:numPr>
        <w:rPr>
          <w:ins w:id="132" w:author="Chris Johnson" w:date="2016-04-08T12:40:00Z"/>
        </w:rPr>
      </w:pPr>
      <w:ins w:id="133" w:author="Chris Johnson" w:date="2016-04-08T12:40:00Z">
        <w:r>
          <w:t>The Syspro company ID to run against (PBL = 10)</w:t>
        </w:r>
      </w:ins>
    </w:p>
    <w:p w14:paraId="6BF22D0E" w14:textId="782BC9FA" w:rsidR="00F91442" w:rsidRDefault="00F91442" w:rsidP="00F91442">
      <w:pPr>
        <w:pStyle w:val="ListParagraph"/>
        <w:numPr>
          <w:ilvl w:val="0"/>
          <w:numId w:val="1"/>
        </w:numPr>
        <w:rPr>
          <w:ins w:id="134" w:author="Chris Johnson" w:date="2016-04-08T12:40:00Z"/>
        </w:rPr>
      </w:pPr>
      <w:ins w:id="135" w:author="Chris Johnson" w:date="2016-04-08T12:40:00Z">
        <w:r>
          <w:t>Enter Period</w:t>
        </w:r>
      </w:ins>
    </w:p>
    <w:p w14:paraId="44B768FF" w14:textId="77777777" w:rsidR="00F91442" w:rsidRDefault="00F91442" w:rsidP="00F91442">
      <w:pPr>
        <w:pStyle w:val="ListParagraph"/>
        <w:numPr>
          <w:ilvl w:val="1"/>
          <w:numId w:val="1"/>
        </w:numPr>
        <w:rPr>
          <w:ins w:id="136" w:author="Chris Johnson" w:date="2016-04-08T12:40:00Z"/>
        </w:rPr>
      </w:pPr>
      <w:ins w:id="137" w:author="Chris Johnson" w:date="2016-04-08T12:40:00Z">
        <w:r>
          <w:t>Choose which GL period to review</w:t>
        </w:r>
      </w:ins>
    </w:p>
    <w:p w14:paraId="4B43E2AA" w14:textId="77777777" w:rsidR="00F91442" w:rsidRDefault="00F91442" w:rsidP="00F91442">
      <w:pPr>
        <w:rPr>
          <w:ins w:id="138" w:author="Chris Johnson" w:date="2016-04-08T12:40:00Z"/>
        </w:rPr>
      </w:pPr>
    </w:p>
    <w:p w14:paraId="065B8068" w14:textId="77777777" w:rsidR="00F91442" w:rsidRDefault="00F91442" w:rsidP="00F91442">
      <w:pPr>
        <w:rPr>
          <w:ins w:id="139" w:author="Chris Johnson" w:date="2016-04-08T12:40:00Z"/>
        </w:rPr>
      </w:pPr>
      <w:ins w:id="140" w:author="Chris Johnson" w:date="2016-04-08T12:40:00Z">
        <w:r>
          <w:t>Final Report</w:t>
        </w:r>
      </w:ins>
    </w:p>
    <w:p w14:paraId="7F59D7CA" w14:textId="77C62D86" w:rsidR="00F91442" w:rsidRDefault="00F91442" w:rsidP="00F91442">
      <w:pPr>
        <w:rPr>
          <w:ins w:id="141" w:author="Chris Johnson" w:date="2016-04-08T12:40:00Z"/>
        </w:rPr>
      </w:pPr>
      <w:ins w:id="142" w:author="Chris Johnson" w:date="2016-04-08T12:44:00Z">
        <w:r>
          <w:rPr>
            <w:noProof/>
            <w:lang w:eastAsia="en-GB"/>
          </w:rPr>
          <w:drawing>
            <wp:inline distT="0" distB="0" distL="0" distR="0" wp14:anchorId="2BAD3E16" wp14:editId="7B81622D">
              <wp:extent cx="4144488" cy="3589344"/>
              <wp:effectExtent l="19050" t="19050" r="27940" b="11430"/>
              <wp:docPr id="75" name="Picture 75" descr="C:\Users\cjohnson\AppData\Local\Temp\SNAGHTML158d2df3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C:\Users\cjohnson\AppData\Local\Temp\SNAGHTML158d2df3.PNG"/>
                      <pic:cNvPicPr>
                        <a:picLocks noChangeAspect="1" noChangeArrowheads="1"/>
                      </pic:cNvPicPr>
                    </pic:nvPicPr>
                    <pic:blipFill>
                      <a:blip r:embed="rId23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148144" cy="3592511"/>
                      </a:xfrm>
                      <a:prstGeom prst="rect">
                        <a:avLst/>
                      </a:prstGeom>
                      <a:noFill/>
                      <a:ln>
                        <a:solidFill>
                          <a:schemeClr val="accent1"/>
                        </a:solidFill>
                      </a:ln>
                    </pic:spPr>
                  </pic:pic>
                </a:graphicData>
              </a:graphic>
            </wp:inline>
          </w:drawing>
        </w:r>
      </w:ins>
    </w:p>
    <w:p w14:paraId="34B8618F" w14:textId="77777777" w:rsidR="00F91442" w:rsidRDefault="00F91442" w:rsidP="00F91442">
      <w:pPr>
        <w:rPr>
          <w:ins w:id="143" w:author="Chris Johnson" w:date="2016-04-08T12:40:00Z"/>
        </w:rPr>
      </w:pPr>
      <w:ins w:id="144" w:author="Chris Johnson" w:date="2016-04-08T12:40:00Z">
        <w:r>
          <w:br w:type="page"/>
        </w:r>
      </w:ins>
    </w:p>
    <w:p w14:paraId="0C4DE753" w14:textId="5FF3CE61" w:rsidR="005B49C8" w:rsidRDefault="005B49C8" w:rsidP="005B49C8">
      <w:pPr>
        <w:pStyle w:val="Heading2"/>
        <w:rPr>
          <w:ins w:id="145" w:author="Chris Johnson [2]" w:date="2016-04-13T13:20:00Z"/>
        </w:rPr>
      </w:pPr>
      <w:bookmarkStart w:id="146" w:name="_Toc448317923"/>
      <w:ins w:id="147" w:author="Chris Johnson [2]" w:date="2016-04-13T13:21:00Z">
        <w:r>
          <w:lastRenderedPageBreak/>
          <w:t>Gen Ledger Control Panel</w:t>
        </w:r>
      </w:ins>
      <w:bookmarkEnd w:id="146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901"/>
      </w:tblGrid>
      <w:tr w:rsidR="005B49C8" w:rsidRPr="00041215" w14:paraId="5899A50B" w14:textId="77777777" w:rsidTr="006159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ins w:id="148" w:author="Chris Johnson [2]" w:date="2016-04-13T13:20:00Z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23B02569" w14:textId="77777777" w:rsidR="005B49C8" w:rsidRPr="00041215" w:rsidRDefault="005B49C8" w:rsidP="006159D0">
            <w:pPr>
              <w:rPr>
                <w:ins w:id="149" w:author="Chris Johnson [2]" w:date="2016-04-13T13:20:00Z"/>
                <w:i w:val="0"/>
              </w:rPr>
            </w:pPr>
            <w:ins w:id="150" w:author="Chris Johnson [2]" w:date="2016-04-13T13:20:00Z">
              <w:r>
                <w:rPr>
                  <w:i w:val="0"/>
                </w:rPr>
                <w:t>Description</w:t>
              </w:r>
            </w:ins>
          </w:p>
        </w:tc>
        <w:tc>
          <w:tcPr>
            <w:tcW w:w="8901" w:type="dxa"/>
          </w:tcPr>
          <w:p w14:paraId="3797E0D9" w14:textId="31DAD647" w:rsidR="005B49C8" w:rsidRPr="00041215" w:rsidRDefault="005B49C8" w:rsidP="006159D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151" w:author="Chris Johnson [2]" w:date="2016-04-13T13:20:00Z"/>
              </w:rPr>
            </w:pPr>
            <w:ins w:id="152" w:author="Chris Johnson [2]" w:date="2016-04-13T13:24:00Z">
              <w:r>
                <w:t xml:space="preserve">Details </w:t>
              </w:r>
            </w:ins>
            <w:ins w:id="153" w:author="Chris Johnson [2]" w:date="2016-04-13T13:25:00Z">
              <w:r>
                <w:t xml:space="preserve">of </w:t>
              </w:r>
            </w:ins>
            <w:ins w:id="154" w:author="Chris Johnson [2]" w:date="2016-04-13T13:24:00Z">
              <w:r>
                <w:t>current</w:t>
              </w:r>
            </w:ins>
            <w:ins w:id="155" w:author="Chris Johnson [2]" w:date="2016-04-13T13:25:00Z">
              <w:r>
                <w:t xml:space="preserve"> general ledger statistics</w:t>
              </w:r>
            </w:ins>
          </w:p>
        </w:tc>
      </w:tr>
      <w:tr w:rsidR="005B49C8" w:rsidRPr="00041215" w14:paraId="7DF52F9C" w14:textId="77777777" w:rsidTr="006159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156" w:author="Chris Johnson [2]" w:date="2016-04-13T13:20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95D8A63" w14:textId="77777777" w:rsidR="005B49C8" w:rsidRPr="00041215" w:rsidRDefault="005B49C8" w:rsidP="006159D0">
            <w:pPr>
              <w:rPr>
                <w:ins w:id="157" w:author="Chris Johnson [2]" w:date="2016-04-13T13:20:00Z"/>
                <w:i w:val="0"/>
              </w:rPr>
            </w:pPr>
            <w:ins w:id="158" w:author="Chris Johnson [2]" w:date="2016-04-13T13:20:00Z">
              <w:r w:rsidRPr="00041215">
                <w:rPr>
                  <w:i w:val="0"/>
                </w:rPr>
                <w:t>Requested by</w:t>
              </w:r>
            </w:ins>
          </w:p>
        </w:tc>
        <w:tc>
          <w:tcPr>
            <w:tcW w:w="8901" w:type="dxa"/>
          </w:tcPr>
          <w:p w14:paraId="3492C751" w14:textId="7CBCCD0F" w:rsidR="005B49C8" w:rsidRPr="00041215" w:rsidRDefault="005B49C8" w:rsidP="006159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59" w:author="Chris Johnson [2]" w:date="2016-04-13T13:20:00Z"/>
              </w:rPr>
            </w:pPr>
            <w:ins w:id="160" w:author="Chris Johnson [2]" w:date="2016-04-13T13:21:00Z">
              <w:r>
                <w:t>Liz Collins</w:t>
              </w:r>
            </w:ins>
          </w:p>
        </w:tc>
      </w:tr>
      <w:tr w:rsidR="005B49C8" w:rsidRPr="00041215" w14:paraId="6F689216" w14:textId="77777777" w:rsidTr="006159D0">
        <w:trPr>
          <w:ins w:id="161" w:author="Chris Johnson [2]" w:date="2016-04-13T13:20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23074EC" w14:textId="77777777" w:rsidR="005B49C8" w:rsidRPr="00041215" w:rsidRDefault="005B49C8" w:rsidP="006159D0">
            <w:pPr>
              <w:rPr>
                <w:ins w:id="162" w:author="Chris Johnson [2]" w:date="2016-04-13T13:20:00Z"/>
                <w:i w:val="0"/>
              </w:rPr>
            </w:pPr>
            <w:ins w:id="163" w:author="Chris Johnson [2]" w:date="2016-04-13T13:20:00Z">
              <w:r>
                <w:rPr>
                  <w:i w:val="0"/>
                </w:rPr>
                <w:t>Delivered Date</w:t>
              </w:r>
            </w:ins>
          </w:p>
        </w:tc>
        <w:tc>
          <w:tcPr>
            <w:tcW w:w="8901" w:type="dxa"/>
          </w:tcPr>
          <w:p w14:paraId="5802684F" w14:textId="325EA683" w:rsidR="005B49C8" w:rsidRPr="00041215" w:rsidRDefault="005B49C8" w:rsidP="006159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164" w:author="Chris Johnson [2]" w:date="2016-04-13T13:20:00Z"/>
              </w:rPr>
            </w:pPr>
            <w:ins w:id="165" w:author="Chris Johnson [2]" w:date="2016-04-13T13:21:00Z">
              <w:r>
                <w:t>13</w:t>
              </w:r>
            </w:ins>
            <w:ins w:id="166" w:author="Chris Johnson [2]" w:date="2016-04-13T13:20:00Z">
              <w:r w:rsidRPr="007934C0">
                <w:rPr>
                  <w:vertAlign w:val="superscript"/>
                </w:rPr>
                <w:t>th</w:t>
              </w:r>
              <w:r>
                <w:t xml:space="preserve"> April 2016</w:t>
              </w:r>
            </w:ins>
          </w:p>
        </w:tc>
      </w:tr>
      <w:tr w:rsidR="005B49C8" w:rsidRPr="00041215" w14:paraId="57CB1B4F" w14:textId="77777777" w:rsidTr="006159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167" w:author="Chris Johnson [2]" w:date="2016-04-13T13:20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9B94BB5" w14:textId="77777777" w:rsidR="005B49C8" w:rsidRPr="00041215" w:rsidRDefault="005B49C8" w:rsidP="006159D0">
            <w:pPr>
              <w:rPr>
                <w:ins w:id="168" w:author="Chris Johnson [2]" w:date="2016-04-13T13:20:00Z"/>
                <w:i w:val="0"/>
              </w:rPr>
            </w:pPr>
            <w:ins w:id="169" w:author="Chris Johnson [2]" w:date="2016-04-13T13:20:00Z">
              <w:r>
                <w:rPr>
                  <w:i w:val="0"/>
                </w:rPr>
                <w:t>Used by</w:t>
              </w:r>
            </w:ins>
          </w:p>
        </w:tc>
        <w:tc>
          <w:tcPr>
            <w:tcW w:w="8901" w:type="dxa"/>
          </w:tcPr>
          <w:p w14:paraId="749A2003" w14:textId="67965381" w:rsidR="005B49C8" w:rsidRPr="00041215" w:rsidRDefault="005B49C8" w:rsidP="005B49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70" w:author="Chris Johnson [2]" w:date="2016-04-13T13:20:00Z"/>
              </w:rPr>
            </w:pPr>
            <w:ins w:id="171" w:author="Chris Johnson [2]" w:date="2016-04-13T13:20:00Z">
              <w:r>
                <w:t>PB</w:t>
              </w:r>
            </w:ins>
            <w:ins w:id="172" w:author="Chris Johnson [2]" w:date="2016-04-13T13:21:00Z">
              <w:r>
                <w:t>L</w:t>
              </w:r>
            </w:ins>
            <w:ins w:id="173" w:author="Chris Johnson [2]" w:date="2016-04-13T13:20:00Z">
              <w:r>
                <w:t xml:space="preserve"> Finance</w:t>
              </w:r>
            </w:ins>
          </w:p>
        </w:tc>
      </w:tr>
    </w:tbl>
    <w:p w14:paraId="25E3883B" w14:textId="77777777" w:rsidR="005B49C8" w:rsidRDefault="005B49C8" w:rsidP="005B49C8">
      <w:pPr>
        <w:rPr>
          <w:ins w:id="174" w:author="Chris Johnson [2]" w:date="2016-04-13T13:20:00Z"/>
        </w:rPr>
      </w:pPr>
    </w:p>
    <w:p w14:paraId="24EE13CE" w14:textId="77777777" w:rsidR="005B49C8" w:rsidRDefault="005B49C8" w:rsidP="005B49C8">
      <w:pPr>
        <w:rPr>
          <w:ins w:id="175" w:author="Chris Johnson [2]" w:date="2016-04-13T13:20:00Z"/>
        </w:rPr>
      </w:pPr>
      <w:ins w:id="176" w:author="Chris Johnson [2]" w:date="2016-04-13T13:20:00Z">
        <w:r>
          <w:t>Parameters</w:t>
        </w:r>
      </w:ins>
    </w:p>
    <w:p w14:paraId="36C3AEA4" w14:textId="2EEC1053" w:rsidR="005B49C8" w:rsidRDefault="005B49C8" w:rsidP="005B49C8">
      <w:pPr>
        <w:rPr>
          <w:ins w:id="177" w:author="Chris Johnson [2]" w:date="2016-04-13T13:20:00Z"/>
        </w:rPr>
      </w:pPr>
      <w:ins w:id="178" w:author="Chris Johnson [2]" w:date="2016-04-13T13:21:00Z">
        <w:r>
          <w:t>No parameters required.</w:t>
        </w:r>
      </w:ins>
    </w:p>
    <w:p w14:paraId="0C0F94CF" w14:textId="77777777" w:rsidR="005B49C8" w:rsidRDefault="005B49C8" w:rsidP="005B49C8">
      <w:pPr>
        <w:rPr>
          <w:ins w:id="179" w:author="Chris Johnson [2]" w:date="2016-04-13T13:20:00Z"/>
        </w:rPr>
      </w:pPr>
    </w:p>
    <w:p w14:paraId="4CCC8AC3" w14:textId="77777777" w:rsidR="005B49C8" w:rsidRDefault="005B49C8" w:rsidP="005B49C8">
      <w:pPr>
        <w:rPr>
          <w:ins w:id="180" w:author="Chris Johnson [2]" w:date="2016-04-13T13:20:00Z"/>
        </w:rPr>
      </w:pPr>
      <w:ins w:id="181" w:author="Chris Johnson [2]" w:date="2016-04-13T13:20:00Z">
        <w:r>
          <w:t>Final Report</w:t>
        </w:r>
      </w:ins>
    </w:p>
    <w:p w14:paraId="5DF43234" w14:textId="3EC56431" w:rsidR="005B49C8" w:rsidRDefault="005B49C8" w:rsidP="005B49C8">
      <w:pPr>
        <w:rPr>
          <w:ins w:id="182" w:author="Chris Johnson [2]" w:date="2016-04-13T13:20:00Z"/>
        </w:rPr>
      </w:pPr>
      <w:ins w:id="183" w:author="Chris Johnson [2]" w:date="2016-04-13T13:24:00Z">
        <w:r>
          <w:rPr>
            <w:noProof/>
            <w:lang w:eastAsia="en-GB"/>
          </w:rPr>
          <w:drawing>
            <wp:inline distT="0" distB="0" distL="0" distR="0" wp14:anchorId="35A1789A" wp14:editId="4B250362">
              <wp:extent cx="6645910" cy="3669030"/>
              <wp:effectExtent l="0" t="0" r="2540" b="7620"/>
              <wp:docPr id="80" name="Picture 8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645910" cy="366903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C36ED26" w14:textId="77777777" w:rsidR="005B49C8" w:rsidRDefault="005B49C8" w:rsidP="005B49C8">
      <w:pPr>
        <w:rPr>
          <w:ins w:id="184" w:author="Chris Johnson [2]" w:date="2016-04-13T13:20:00Z"/>
        </w:rPr>
      </w:pPr>
      <w:ins w:id="185" w:author="Chris Johnson [2]" w:date="2016-04-13T13:20:00Z">
        <w:r>
          <w:br w:type="page"/>
        </w:r>
      </w:ins>
    </w:p>
    <w:p w14:paraId="03370A82" w14:textId="77777777" w:rsidR="00041215" w:rsidRDefault="00041215" w:rsidP="00BA7CB5">
      <w:pPr>
        <w:pStyle w:val="Heading2"/>
      </w:pPr>
      <w:bookmarkStart w:id="186" w:name="_Toc448317924"/>
      <w:r>
        <w:lastRenderedPageBreak/>
        <w:t>GRN Unpaid assets</w:t>
      </w:r>
      <w:bookmarkEnd w:id="186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901"/>
      </w:tblGrid>
      <w:tr w:rsidR="00A521B3" w:rsidRPr="00041215" w14:paraId="6D371D1F" w14:textId="77777777" w:rsidTr="00BF1F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719AD38C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5BB29626" w14:textId="77777777" w:rsidR="00A521B3" w:rsidRPr="00041215" w:rsidRDefault="00E41D57" w:rsidP="00BF1F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GRN Unpaid Assets – Logi solutions</w:t>
            </w:r>
          </w:p>
        </w:tc>
      </w:tr>
      <w:tr w:rsidR="00A521B3" w:rsidRPr="00041215" w14:paraId="004F885D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6652EFC" w14:textId="77777777" w:rsidR="00A521B3" w:rsidRPr="00041215" w:rsidRDefault="00A521B3" w:rsidP="00BF1F9C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22C87C26" w14:textId="77777777" w:rsidR="00A521B3" w:rsidRPr="00041215" w:rsidRDefault="00E41D5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Bianca Vasquez</w:t>
            </w:r>
          </w:p>
        </w:tc>
      </w:tr>
      <w:tr w:rsidR="00A521B3" w:rsidRPr="00041215" w14:paraId="1E633ED5" w14:textId="77777777" w:rsidTr="00BF1F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62F0100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54460CBB" w14:textId="77777777" w:rsidR="00A521B3" w:rsidRPr="00041215" w:rsidRDefault="00E41D57" w:rsidP="00BF1F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A521B3" w:rsidRPr="00041215" w14:paraId="7FDB6E11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06E3D5B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0034ACF2" w14:textId="77777777" w:rsidR="00A521B3" w:rsidRPr="00041215" w:rsidRDefault="00E41D5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PBI Finance</w:t>
            </w:r>
          </w:p>
        </w:tc>
      </w:tr>
    </w:tbl>
    <w:p w14:paraId="201A7E30" w14:textId="77777777" w:rsidR="00A521B3" w:rsidRDefault="00A521B3" w:rsidP="00A521B3"/>
    <w:p w14:paraId="3367AA9D" w14:textId="77777777" w:rsidR="00A521B3" w:rsidRDefault="00DE7B98" w:rsidP="00A521B3">
      <w:r>
        <w:rPr>
          <w:noProof/>
          <w:lang w:eastAsia="en-GB"/>
        </w:rPr>
        <w:drawing>
          <wp:anchor distT="0" distB="0" distL="114300" distR="114300" simplePos="0" relativeHeight="251667456" behindDoc="0" locked="0" layoutInCell="1" allowOverlap="1" wp14:anchorId="626CA058" wp14:editId="7C504288">
            <wp:simplePos x="0" y="0"/>
            <wp:positionH relativeFrom="margin">
              <wp:align>right</wp:align>
            </wp:positionH>
            <wp:positionV relativeFrom="paragraph">
              <wp:posOffset>29940</wp:posOffset>
            </wp:positionV>
            <wp:extent cx="4305935" cy="1917847"/>
            <wp:effectExtent l="19050" t="19050" r="18415" b="2540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935" cy="19178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21B3">
        <w:t>Parameters</w:t>
      </w:r>
    </w:p>
    <w:p w14:paraId="2B092533" w14:textId="77777777" w:rsidR="00DE7B98" w:rsidRDefault="00DE7B98" w:rsidP="00DE7B98">
      <w:r>
        <w:t>These are filters picked before running the report</w:t>
      </w:r>
    </w:p>
    <w:p w14:paraId="18E4D90A" w14:textId="77777777" w:rsidR="00DE7B98" w:rsidRDefault="00DE7B98" w:rsidP="00DE7B98">
      <w:pPr>
        <w:pStyle w:val="ListParagraph"/>
        <w:numPr>
          <w:ilvl w:val="0"/>
          <w:numId w:val="1"/>
        </w:numPr>
      </w:pPr>
      <w:r>
        <w:t>Company</w:t>
      </w:r>
    </w:p>
    <w:p w14:paraId="1E67215D" w14:textId="77777777" w:rsidR="00DE7B98" w:rsidRDefault="00DE7B98" w:rsidP="00DE7B9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7577A042" w14:textId="77777777" w:rsidR="00DE7B98" w:rsidRDefault="00DE7B98" w:rsidP="00DE7B98">
      <w:pPr>
        <w:pStyle w:val="ListParagraph"/>
        <w:numPr>
          <w:ilvl w:val="0"/>
          <w:numId w:val="1"/>
        </w:numPr>
      </w:pPr>
      <w:r>
        <w:t>Enter Grn Period</w:t>
      </w:r>
    </w:p>
    <w:p w14:paraId="094BFC04" w14:textId="77777777" w:rsidR="00E41D57" w:rsidRDefault="00E41D57" w:rsidP="00E41D57">
      <w:pPr>
        <w:pStyle w:val="ListParagraph"/>
        <w:numPr>
          <w:ilvl w:val="1"/>
          <w:numId w:val="1"/>
        </w:numPr>
      </w:pPr>
      <w:r>
        <w:t>Choose which GL period to review</w:t>
      </w:r>
    </w:p>
    <w:p w14:paraId="430FD8A1" w14:textId="77777777" w:rsidR="00041215" w:rsidRDefault="00041215" w:rsidP="00041215"/>
    <w:p w14:paraId="51F674A6" w14:textId="77777777" w:rsidR="00041215" w:rsidRDefault="008F1EFB">
      <w:r>
        <w:t>Final Report</w:t>
      </w:r>
    </w:p>
    <w:p w14:paraId="76E5EE2D" w14:textId="77777777" w:rsidR="006E2D06" w:rsidRDefault="008F1EFB" w:rsidP="00041215">
      <w:r>
        <w:rPr>
          <w:noProof/>
          <w:lang w:eastAsia="en-GB"/>
        </w:rPr>
        <w:drawing>
          <wp:inline distT="0" distB="0" distL="0" distR="0" wp14:anchorId="2E155132" wp14:editId="02D8B353">
            <wp:extent cx="5448300" cy="3968836"/>
            <wp:effectExtent l="19050" t="19050" r="19050" b="1270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52860" cy="397215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DEF276F" w14:textId="77777777" w:rsidR="006E2D06" w:rsidRDefault="006E2D06">
      <w:r>
        <w:br w:type="page"/>
      </w:r>
    </w:p>
    <w:p w14:paraId="0AC8CD88" w14:textId="77777777" w:rsidR="00041215" w:rsidRPr="00E46EE0" w:rsidRDefault="00041215" w:rsidP="00BA7CB5">
      <w:pPr>
        <w:pStyle w:val="Heading1"/>
      </w:pPr>
      <w:bookmarkStart w:id="187" w:name="_Toc448317925"/>
      <w:r w:rsidRPr="00E46EE0">
        <w:lastRenderedPageBreak/>
        <w:t>Folder – System Inventory</w:t>
      </w:r>
      <w:bookmarkEnd w:id="187"/>
    </w:p>
    <w:p w14:paraId="548185CA" w14:textId="77777777" w:rsidR="00041215" w:rsidRDefault="00041215" w:rsidP="00BA7CB5">
      <w:pPr>
        <w:pStyle w:val="Heading2"/>
      </w:pPr>
      <w:bookmarkStart w:id="188" w:name="_Toc448317926"/>
      <w:r>
        <w:t>Lot Retesting</w:t>
      </w:r>
      <w:bookmarkEnd w:id="188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A521B3" w:rsidRPr="00041215" w14:paraId="58A1BB1D" w14:textId="77777777" w:rsidTr="00BF1F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07F676BF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15362121" w14:textId="77777777" w:rsidR="00A521B3" w:rsidRPr="00041215" w:rsidRDefault="00FF47F9" w:rsidP="00BF1F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Allows Quality Control to know which lots need retesting within a period</w:t>
            </w:r>
          </w:p>
        </w:tc>
      </w:tr>
      <w:tr w:rsidR="00A521B3" w:rsidRPr="00041215" w14:paraId="116A72A3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F94365A" w14:textId="77777777" w:rsidR="00A521B3" w:rsidRPr="00041215" w:rsidRDefault="00A521B3" w:rsidP="00BF1F9C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03F60D57" w14:textId="77777777" w:rsidR="00A521B3" w:rsidRPr="00041215" w:rsidRDefault="00FF47F9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QC</w:t>
            </w:r>
          </w:p>
        </w:tc>
      </w:tr>
      <w:tr w:rsidR="00A521B3" w:rsidRPr="00041215" w14:paraId="111A88B0" w14:textId="77777777" w:rsidTr="00BF1F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BBC9B40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4D9CBD64" w14:textId="77777777" w:rsidR="00A521B3" w:rsidRPr="00041215" w:rsidRDefault="00FF47F9" w:rsidP="00BF1F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Dec 2015</w:t>
            </w:r>
          </w:p>
        </w:tc>
      </w:tr>
      <w:tr w:rsidR="00A521B3" w:rsidRPr="00041215" w14:paraId="56581931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1FA75DE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4088ACC0" w14:textId="77777777" w:rsidR="00A521B3" w:rsidRPr="00041215" w:rsidRDefault="00FF47F9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PBL QC</w:t>
            </w:r>
          </w:p>
        </w:tc>
      </w:tr>
    </w:tbl>
    <w:p w14:paraId="0CCB45AB" w14:textId="77777777" w:rsidR="00A521B3" w:rsidRDefault="00A521B3" w:rsidP="00A521B3"/>
    <w:p w14:paraId="6D3C74EE" w14:textId="77777777" w:rsidR="00A521B3" w:rsidRDefault="00E41D57" w:rsidP="00A521B3">
      <w:r>
        <w:rPr>
          <w:noProof/>
          <w:lang w:eastAsia="en-GB"/>
        </w:rPr>
        <w:drawing>
          <wp:anchor distT="0" distB="0" distL="114300" distR="114300" simplePos="0" relativeHeight="251685888" behindDoc="0" locked="0" layoutInCell="1" allowOverlap="1" wp14:anchorId="4E64278E" wp14:editId="734E5976">
            <wp:simplePos x="0" y="0"/>
            <wp:positionH relativeFrom="margin">
              <wp:align>right</wp:align>
            </wp:positionH>
            <wp:positionV relativeFrom="margin">
              <wp:posOffset>1528148</wp:posOffset>
            </wp:positionV>
            <wp:extent cx="4369982" cy="3162036"/>
            <wp:effectExtent l="19050" t="19050" r="12065" b="1968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9982" cy="316203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A521B3">
        <w:t>Parameters</w:t>
      </w:r>
    </w:p>
    <w:p w14:paraId="435EB710" w14:textId="77777777" w:rsidR="00750D08" w:rsidRDefault="00750D08" w:rsidP="00750D08">
      <w:r>
        <w:t>These are filters picked before running the report</w:t>
      </w:r>
    </w:p>
    <w:p w14:paraId="23A1AA2B" w14:textId="77777777"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14:paraId="0C0A06CC" w14:textId="77777777"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77B3650C" w14:textId="77777777" w:rsidR="00FF47F9" w:rsidRDefault="00FF47F9" w:rsidP="00FF47F9">
      <w:pPr>
        <w:pStyle w:val="ListParagraph"/>
        <w:numPr>
          <w:ilvl w:val="0"/>
          <w:numId w:val="1"/>
        </w:numPr>
      </w:pPr>
      <w:r>
        <w:t>Warehouse</w:t>
      </w:r>
    </w:p>
    <w:p w14:paraId="38386C41" w14:textId="77777777" w:rsidR="00FF47F9" w:rsidRDefault="00FF47F9" w:rsidP="00FF47F9">
      <w:pPr>
        <w:pStyle w:val="ListParagraph"/>
        <w:numPr>
          <w:ilvl w:val="1"/>
          <w:numId w:val="1"/>
        </w:numPr>
      </w:pPr>
      <w:r>
        <w:t>Which warehouse to review</w:t>
      </w:r>
    </w:p>
    <w:p w14:paraId="679DCCDB" w14:textId="77777777" w:rsidR="00FF47F9" w:rsidRDefault="00FF47F9" w:rsidP="00FF47F9">
      <w:pPr>
        <w:pStyle w:val="ListParagraph"/>
        <w:numPr>
          <w:ilvl w:val="0"/>
          <w:numId w:val="1"/>
        </w:numPr>
      </w:pPr>
      <w:r>
        <w:t>Enter From</w:t>
      </w:r>
    </w:p>
    <w:p w14:paraId="2BC8E632" w14:textId="77777777" w:rsidR="00FF47F9" w:rsidRDefault="00FF47F9" w:rsidP="00FF47F9">
      <w:pPr>
        <w:pStyle w:val="ListParagraph"/>
        <w:numPr>
          <w:ilvl w:val="1"/>
          <w:numId w:val="1"/>
        </w:numPr>
      </w:pPr>
      <w:r>
        <w:t>Start of period for expiry dates</w:t>
      </w:r>
    </w:p>
    <w:p w14:paraId="5533D093" w14:textId="77777777" w:rsidR="00FF47F9" w:rsidRDefault="00FF47F9" w:rsidP="00FF47F9">
      <w:pPr>
        <w:pStyle w:val="ListParagraph"/>
        <w:numPr>
          <w:ilvl w:val="0"/>
          <w:numId w:val="1"/>
        </w:numPr>
      </w:pPr>
      <w:r>
        <w:t>Enter To</w:t>
      </w:r>
    </w:p>
    <w:p w14:paraId="3FD56B06" w14:textId="77777777" w:rsidR="00FF47F9" w:rsidRDefault="00FF47F9" w:rsidP="00FF47F9">
      <w:pPr>
        <w:pStyle w:val="ListParagraph"/>
        <w:numPr>
          <w:ilvl w:val="1"/>
          <w:numId w:val="1"/>
        </w:numPr>
      </w:pPr>
      <w:r>
        <w:t>Start of period for expiry dates</w:t>
      </w:r>
    </w:p>
    <w:p w14:paraId="797793ED" w14:textId="77777777" w:rsidR="00041215" w:rsidRDefault="00041215" w:rsidP="00041215"/>
    <w:p w14:paraId="7B72E7A0" w14:textId="77777777" w:rsidR="008F1EFB" w:rsidRDefault="008F1EFB" w:rsidP="00041215">
      <w:r>
        <w:t>Final Report</w:t>
      </w:r>
    </w:p>
    <w:p w14:paraId="022CE123" w14:textId="77777777" w:rsidR="006E2D06" w:rsidRDefault="008F1EFB" w:rsidP="00041215">
      <w:r>
        <w:rPr>
          <w:noProof/>
          <w:lang w:eastAsia="en-GB"/>
        </w:rPr>
        <w:drawing>
          <wp:inline distT="0" distB="0" distL="0" distR="0" wp14:anchorId="1FCB03C6" wp14:editId="4A5C78CE">
            <wp:extent cx="6645910" cy="2531745"/>
            <wp:effectExtent l="19050" t="19050" r="21590" b="209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317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EC5A082" w14:textId="77777777" w:rsidR="006E2D06" w:rsidRDefault="006E2D06">
      <w:r>
        <w:br w:type="page"/>
      </w:r>
    </w:p>
    <w:p w14:paraId="4EAB55D2" w14:textId="77777777" w:rsidR="00041215" w:rsidRDefault="00041215" w:rsidP="00BA7CB5">
      <w:pPr>
        <w:pStyle w:val="Heading2"/>
      </w:pPr>
      <w:bookmarkStart w:id="189" w:name="_Toc448317927"/>
      <w:r>
        <w:lastRenderedPageBreak/>
        <w:t>Stock Levels</w:t>
      </w:r>
      <w:bookmarkEnd w:id="189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A521B3" w:rsidRPr="00041215" w14:paraId="7B2124CF" w14:textId="77777777" w:rsidTr="00BF1F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1E084BC8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3F50001D" w14:textId="77777777" w:rsidR="00A521B3" w:rsidRPr="00041215" w:rsidRDefault="00FF47F9" w:rsidP="00BF1F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Details of all stock held in Syspro</w:t>
            </w:r>
          </w:p>
        </w:tc>
      </w:tr>
      <w:tr w:rsidR="00A521B3" w:rsidRPr="00041215" w14:paraId="5D5C62A5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18E15F4" w14:textId="77777777" w:rsidR="00A521B3" w:rsidRPr="00041215" w:rsidRDefault="00A521B3" w:rsidP="00BF1F9C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02ED1C1E" w14:textId="77777777" w:rsidR="00A521B3" w:rsidRPr="00041215" w:rsidRDefault="00FF47F9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Liz Collins</w:t>
            </w:r>
          </w:p>
        </w:tc>
      </w:tr>
      <w:tr w:rsidR="00A521B3" w:rsidRPr="00041215" w14:paraId="5B466754" w14:textId="77777777" w:rsidTr="00BF1F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C41332E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2C553105" w14:textId="77777777" w:rsidR="00A521B3" w:rsidRPr="00041215" w:rsidRDefault="00FF47F9" w:rsidP="00BF1F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Nov 2015</w:t>
            </w:r>
          </w:p>
        </w:tc>
      </w:tr>
      <w:tr w:rsidR="00A521B3" w:rsidRPr="00041215" w14:paraId="38E74EB5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6F6EB8A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39B6E7CC" w14:textId="77777777" w:rsidR="00A521B3" w:rsidRPr="00041215" w:rsidRDefault="00FF47F9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PBL Finance</w:t>
            </w:r>
          </w:p>
        </w:tc>
      </w:tr>
    </w:tbl>
    <w:p w14:paraId="1CC3482D" w14:textId="77777777" w:rsidR="00A521B3" w:rsidRDefault="00A521B3" w:rsidP="00A521B3"/>
    <w:p w14:paraId="0AB4B8B3" w14:textId="77777777" w:rsidR="00A521B3" w:rsidRDefault="00750D08" w:rsidP="00A521B3">
      <w:r>
        <w:rPr>
          <w:noProof/>
          <w:lang w:eastAsia="en-GB"/>
        </w:rPr>
        <w:drawing>
          <wp:anchor distT="0" distB="0" distL="114300" distR="114300" simplePos="0" relativeHeight="251686912" behindDoc="0" locked="0" layoutInCell="1" allowOverlap="1" wp14:anchorId="58934150" wp14:editId="243D8909">
            <wp:simplePos x="0" y="0"/>
            <wp:positionH relativeFrom="margin">
              <wp:align>right</wp:align>
            </wp:positionH>
            <wp:positionV relativeFrom="paragraph">
              <wp:posOffset>29210</wp:posOffset>
            </wp:positionV>
            <wp:extent cx="4391025" cy="2243455"/>
            <wp:effectExtent l="19050" t="19050" r="28575" b="2349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2434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21B3">
        <w:t>Parameters</w:t>
      </w:r>
    </w:p>
    <w:p w14:paraId="521E500B" w14:textId="77777777" w:rsidR="00750D08" w:rsidRDefault="00750D08" w:rsidP="00750D08">
      <w:r>
        <w:t>These are filters picked before running the report</w:t>
      </w:r>
    </w:p>
    <w:p w14:paraId="6FF1857E" w14:textId="77777777"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14:paraId="1F9B2843" w14:textId="77777777"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1E6464FD" w14:textId="77777777" w:rsidR="00FF47F9" w:rsidRDefault="00FF47F9" w:rsidP="00FF47F9">
      <w:pPr>
        <w:pStyle w:val="ListParagraph"/>
        <w:numPr>
          <w:ilvl w:val="0"/>
          <w:numId w:val="1"/>
        </w:numPr>
      </w:pPr>
      <w:r>
        <w:t>Details/Code</w:t>
      </w:r>
    </w:p>
    <w:p w14:paraId="0C82FECD" w14:textId="77777777" w:rsidR="00FF47F9" w:rsidRDefault="00FF47F9" w:rsidP="00FF47F9">
      <w:pPr>
        <w:pStyle w:val="ListParagraph"/>
        <w:numPr>
          <w:ilvl w:val="1"/>
          <w:numId w:val="1"/>
        </w:numPr>
      </w:pPr>
      <w:r>
        <w:t>Details – show movements</w:t>
      </w:r>
    </w:p>
    <w:p w14:paraId="1875BD7D" w14:textId="77777777" w:rsidR="00FF47F9" w:rsidRDefault="00FF47F9" w:rsidP="00FF47F9">
      <w:pPr>
        <w:pStyle w:val="ListParagraph"/>
        <w:numPr>
          <w:ilvl w:val="1"/>
          <w:numId w:val="1"/>
        </w:numPr>
      </w:pPr>
      <w:r>
        <w:t>Code – show overall level per stock code</w:t>
      </w:r>
    </w:p>
    <w:p w14:paraId="77F33508" w14:textId="77777777" w:rsidR="00041215" w:rsidRDefault="00041215" w:rsidP="00041215"/>
    <w:p w14:paraId="48465ED4" w14:textId="77777777" w:rsidR="00041215" w:rsidRDefault="008F1EFB">
      <w:r>
        <w:t>Final Report</w:t>
      </w:r>
    </w:p>
    <w:p w14:paraId="4EB0CCA6" w14:textId="77777777" w:rsidR="006E2D06" w:rsidRDefault="008F1EFB" w:rsidP="00041215">
      <w:r>
        <w:rPr>
          <w:noProof/>
          <w:lang w:eastAsia="en-GB"/>
        </w:rPr>
        <w:drawing>
          <wp:inline distT="0" distB="0" distL="0" distR="0" wp14:anchorId="67BED21E" wp14:editId="1E8FBD6A">
            <wp:extent cx="6645910" cy="2087245"/>
            <wp:effectExtent l="19050" t="19050" r="21590" b="273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872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A7C9C7" w14:textId="77777777" w:rsidR="006E2D06" w:rsidRDefault="006E2D06">
      <w:r>
        <w:br w:type="page"/>
      </w:r>
    </w:p>
    <w:p w14:paraId="12F4D075" w14:textId="77777777" w:rsidR="00041215" w:rsidRDefault="00041215" w:rsidP="00BA7CB5">
      <w:pPr>
        <w:pStyle w:val="Heading2"/>
      </w:pPr>
      <w:bookmarkStart w:id="190" w:name="_Toc448317928"/>
      <w:r>
        <w:lastRenderedPageBreak/>
        <w:t>Inventory Inspection Times</w:t>
      </w:r>
      <w:bookmarkEnd w:id="190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A521B3" w:rsidRPr="00041215" w14:paraId="473E9FE9" w14:textId="77777777" w:rsidTr="00BF1F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54EDC10A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401380BD" w14:textId="77777777" w:rsidR="00A521B3" w:rsidRPr="00041215" w:rsidRDefault="00FF47F9" w:rsidP="00FF47F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Review of how long stock spends in inventory before being approved</w:t>
            </w:r>
          </w:p>
        </w:tc>
      </w:tr>
      <w:tr w:rsidR="00A521B3" w:rsidRPr="00041215" w14:paraId="3495F809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88991E6" w14:textId="77777777" w:rsidR="00A521B3" w:rsidRPr="00041215" w:rsidRDefault="00A521B3" w:rsidP="00BF1F9C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60AEFFBE" w14:textId="77777777" w:rsidR="00A521B3" w:rsidRPr="00041215" w:rsidRDefault="00FF47F9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Andrew Hafford</w:t>
            </w:r>
          </w:p>
        </w:tc>
      </w:tr>
      <w:tr w:rsidR="00A521B3" w:rsidRPr="00041215" w14:paraId="65FBC6F2" w14:textId="77777777" w:rsidTr="00BF1F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8594D34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14F3BF3A" w14:textId="77777777" w:rsidR="00A521B3" w:rsidRPr="00041215" w:rsidRDefault="00FF47F9" w:rsidP="00BF1F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Feb 2016</w:t>
            </w:r>
          </w:p>
        </w:tc>
      </w:tr>
      <w:tr w:rsidR="00A521B3" w:rsidRPr="00041215" w14:paraId="75FEFFB6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70C1892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761746AB" w14:textId="77777777" w:rsidR="00A521B3" w:rsidRPr="00041215" w:rsidRDefault="00FF47F9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PBL QC &amp; Finance</w:t>
            </w:r>
          </w:p>
        </w:tc>
      </w:tr>
    </w:tbl>
    <w:p w14:paraId="52A4D10B" w14:textId="77777777" w:rsidR="00A521B3" w:rsidRDefault="00A521B3" w:rsidP="00A521B3"/>
    <w:p w14:paraId="17F46A71" w14:textId="77777777" w:rsidR="00A521B3" w:rsidRDefault="00750D08" w:rsidP="00A521B3">
      <w:r>
        <w:rPr>
          <w:noProof/>
          <w:lang w:eastAsia="en-GB"/>
        </w:rPr>
        <w:drawing>
          <wp:anchor distT="0" distB="0" distL="114300" distR="114300" simplePos="0" relativeHeight="251687936" behindDoc="0" locked="0" layoutInCell="1" allowOverlap="1" wp14:anchorId="0B62504C" wp14:editId="55AF1D58">
            <wp:simplePos x="0" y="0"/>
            <wp:positionH relativeFrom="margin">
              <wp:align>right</wp:align>
            </wp:positionH>
            <wp:positionV relativeFrom="paragraph">
              <wp:posOffset>29763</wp:posOffset>
            </wp:positionV>
            <wp:extent cx="4412512" cy="3102165"/>
            <wp:effectExtent l="19050" t="19050" r="26670" b="2222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2512" cy="31021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21B3">
        <w:t>Parameters</w:t>
      </w:r>
    </w:p>
    <w:p w14:paraId="16A4238E" w14:textId="77777777" w:rsidR="00750D08" w:rsidRDefault="00750D08" w:rsidP="00750D08">
      <w:r>
        <w:t>These are filters picked before running the report</w:t>
      </w:r>
    </w:p>
    <w:p w14:paraId="31F4C266" w14:textId="77777777"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14:paraId="15D2854B" w14:textId="77777777"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4850579A" w14:textId="77777777" w:rsidR="00FF47F9" w:rsidRDefault="00FF47F9" w:rsidP="00FF47F9">
      <w:pPr>
        <w:pStyle w:val="ListParagraph"/>
        <w:numPr>
          <w:ilvl w:val="0"/>
          <w:numId w:val="1"/>
        </w:numPr>
      </w:pPr>
      <w:r>
        <w:t>Year</w:t>
      </w:r>
    </w:p>
    <w:p w14:paraId="4D3D821E" w14:textId="77777777" w:rsidR="00FF47F9" w:rsidRDefault="00FF47F9" w:rsidP="00FF47F9">
      <w:pPr>
        <w:pStyle w:val="ListParagraph"/>
        <w:numPr>
          <w:ilvl w:val="1"/>
          <w:numId w:val="1"/>
        </w:numPr>
      </w:pPr>
      <w:r>
        <w:t>Choose the year to review</w:t>
      </w:r>
    </w:p>
    <w:p w14:paraId="4BB58433" w14:textId="77777777" w:rsidR="00FF47F9" w:rsidRDefault="00FF47F9" w:rsidP="00FF47F9">
      <w:pPr>
        <w:pStyle w:val="ListParagraph"/>
        <w:numPr>
          <w:ilvl w:val="0"/>
          <w:numId w:val="1"/>
        </w:numPr>
      </w:pPr>
      <w:r>
        <w:t>Quarter</w:t>
      </w:r>
    </w:p>
    <w:p w14:paraId="0D9D876D" w14:textId="77777777" w:rsidR="00FF47F9" w:rsidRDefault="00FF47F9" w:rsidP="00FF47F9">
      <w:pPr>
        <w:pStyle w:val="ListParagraph"/>
        <w:numPr>
          <w:ilvl w:val="1"/>
          <w:numId w:val="1"/>
        </w:numPr>
      </w:pPr>
      <w:r>
        <w:t>Choose the quarter to review</w:t>
      </w:r>
    </w:p>
    <w:p w14:paraId="6F610D7A" w14:textId="77777777" w:rsidR="00FF47F9" w:rsidRDefault="00FF47F9" w:rsidP="00FF47F9">
      <w:pPr>
        <w:pStyle w:val="ListParagraph"/>
        <w:numPr>
          <w:ilvl w:val="0"/>
          <w:numId w:val="1"/>
        </w:numPr>
      </w:pPr>
      <w:r>
        <w:t>Detail or Summary</w:t>
      </w:r>
    </w:p>
    <w:p w14:paraId="794EF9F4" w14:textId="77777777" w:rsidR="00FF47F9" w:rsidRDefault="00FF47F9" w:rsidP="00FF47F9">
      <w:pPr>
        <w:pStyle w:val="ListParagraph"/>
        <w:numPr>
          <w:ilvl w:val="1"/>
          <w:numId w:val="1"/>
        </w:numPr>
      </w:pPr>
      <w:r>
        <w:t>Detail – show each lot</w:t>
      </w:r>
    </w:p>
    <w:p w14:paraId="65D7F090" w14:textId="77777777" w:rsidR="00FF47F9" w:rsidRDefault="00FF47F9" w:rsidP="00FF47F9">
      <w:pPr>
        <w:pStyle w:val="ListParagraph"/>
        <w:numPr>
          <w:ilvl w:val="1"/>
          <w:numId w:val="1"/>
        </w:numPr>
      </w:pPr>
      <w:r>
        <w:t>Summary – show a summary line per stock code and delivery date</w:t>
      </w:r>
    </w:p>
    <w:p w14:paraId="2834A5F2" w14:textId="77777777" w:rsidR="00041215" w:rsidRDefault="00041215" w:rsidP="00041215"/>
    <w:p w14:paraId="06CF0265" w14:textId="77777777" w:rsidR="008F1EFB" w:rsidRDefault="008F1EFB" w:rsidP="00041215">
      <w:r>
        <w:t>Final Report</w:t>
      </w:r>
    </w:p>
    <w:p w14:paraId="4E9B8920" w14:textId="77777777" w:rsidR="006E2D06" w:rsidRDefault="008F1EFB" w:rsidP="00041215">
      <w:r>
        <w:rPr>
          <w:noProof/>
          <w:lang w:eastAsia="en-GB"/>
        </w:rPr>
        <w:drawing>
          <wp:inline distT="0" distB="0" distL="0" distR="0" wp14:anchorId="3A05997A" wp14:editId="03DDB55D">
            <wp:extent cx="6645910" cy="2914015"/>
            <wp:effectExtent l="19050" t="19050" r="21590" b="196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140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FE85F73" w14:textId="77777777" w:rsidR="006E2D06" w:rsidRDefault="006E2D06">
      <w:r>
        <w:br w:type="page"/>
      </w:r>
    </w:p>
    <w:p w14:paraId="50A29BEA" w14:textId="77777777" w:rsidR="00041215" w:rsidRPr="00E46EE0" w:rsidRDefault="00041215" w:rsidP="00BA7CB5">
      <w:pPr>
        <w:pStyle w:val="Heading1"/>
      </w:pPr>
      <w:bookmarkStart w:id="191" w:name="_Toc448317929"/>
      <w:r w:rsidRPr="00E46EE0">
        <w:lastRenderedPageBreak/>
        <w:t>Folder – System Management Accounts</w:t>
      </w:r>
      <w:bookmarkEnd w:id="191"/>
    </w:p>
    <w:p w14:paraId="09443162" w14:textId="77777777" w:rsidR="00BA7CB5" w:rsidRDefault="00FF47F9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t>This folder is a placeholder for the Actual &amp; Budgets reports</w:t>
      </w:r>
      <w:r w:rsidR="00BA7CB5">
        <w:br w:type="page"/>
      </w:r>
    </w:p>
    <w:p w14:paraId="18273A1F" w14:textId="77777777" w:rsidR="00041215" w:rsidRPr="00E46EE0" w:rsidRDefault="00041215" w:rsidP="00BA7CB5">
      <w:pPr>
        <w:pStyle w:val="Heading1"/>
      </w:pPr>
      <w:bookmarkStart w:id="192" w:name="_Toc448317930"/>
      <w:r w:rsidRPr="00E46EE0">
        <w:lastRenderedPageBreak/>
        <w:t>Folder – System Purchase Orders</w:t>
      </w:r>
      <w:bookmarkEnd w:id="192"/>
    </w:p>
    <w:p w14:paraId="33ED6F9C" w14:textId="77777777" w:rsidR="00041215" w:rsidRDefault="00041215" w:rsidP="00BA7CB5">
      <w:pPr>
        <w:pStyle w:val="Heading2"/>
      </w:pPr>
      <w:bookmarkStart w:id="193" w:name="_Toc448317931"/>
      <w:r>
        <w:t>Purchase Order Changes</w:t>
      </w:r>
      <w:bookmarkEnd w:id="193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A521B3" w:rsidRPr="00041215" w14:paraId="015B567A" w14:textId="77777777" w:rsidTr="00BF1F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36DF7DED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36EEC72A" w14:textId="77777777" w:rsidR="00A521B3" w:rsidRPr="00041215" w:rsidRDefault="00FF47F9" w:rsidP="00BF1F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Monitoring of Purchase Orders to see changes in Price and Value</w:t>
            </w:r>
          </w:p>
        </w:tc>
      </w:tr>
      <w:tr w:rsidR="00A521B3" w:rsidRPr="00041215" w14:paraId="7531DA3E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8112CFC" w14:textId="77777777" w:rsidR="00A521B3" w:rsidRPr="00041215" w:rsidRDefault="00A521B3" w:rsidP="00BF1F9C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35F78EE6" w14:textId="77777777" w:rsidR="00A521B3" w:rsidRPr="00041215" w:rsidRDefault="00FF47F9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Bianca Vasquez</w:t>
            </w:r>
          </w:p>
        </w:tc>
      </w:tr>
      <w:tr w:rsidR="00A521B3" w:rsidRPr="00041215" w14:paraId="5738780A" w14:textId="77777777" w:rsidTr="00BF1F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48E6607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35ECC46E" w14:textId="77777777" w:rsidR="00A521B3" w:rsidRPr="00041215" w:rsidRDefault="00FF47F9" w:rsidP="00BF1F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Dec 2015</w:t>
            </w:r>
          </w:p>
        </w:tc>
      </w:tr>
      <w:tr w:rsidR="00A521B3" w:rsidRPr="00041215" w14:paraId="5840D48C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C620DCC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48B80FBE" w14:textId="77777777" w:rsidR="00A521B3" w:rsidRPr="00041215" w:rsidRDefault="00FF47F9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PBI Finance</w:t>
            </w:r>
          </w:p>
        </w:tc>
      </w:tr>
    </w:tbl>
    <w:p w14:paraId="4A26E79C" w14:textId="77777777" w:rsidR="00A521B3" w:rsidRDefault="00A521B3" w:rsidP="00A521B3"/>
    <w:p w14:paraId="519022F6" w14:textId="77777777" w:rsidR="00A521B3" w:rsidRDefault="00750D08" w:rsidP="00A521B3">
      <w:r>
        <w:rPr>
          <w:noProof/>
          <w:lang w:eastAsia="en-GB"/>
        </w:rPr>
        <w:drawing>
          <wp:anchor distT="0" distB="0" distL="114300" distR="114300" simplePos="0" relativeHeight="251688960" behindDoc="0" locked="0" layoutInCell="1" allowOverlap="1" wp14:anchorId="6B8374AB" wp14:editId="2D1FB3B1">
            <wp:simplePos x="0" y="0"/>
            <wp:positionH relativeFrom="margin">
              <wp:align>right</wp:align>
            </wp:positionH>
            <wp:positionV relativeFrom="paragraph">
              <wp:posOffset>29762</wp:posOffset>
            </wp:positionV>
            <wp:extent cx="2578840" cy="3934047"/>
            <wp:effectExtent l="19050" t="19050" r="12065" b="2857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840" cy="39340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21B3">
        <w:t>Parameters</w:t>
      </w:r>
    </w:p>
    <w:p w14:paraId="219A28A9" w14:textId="77777777" w:rsidR="00750D08" w:rsidRDefault="00750D08" w:rsidP="00750D08">
      <w:r>
        <w:t>These are filters picked before running the report</w:t>
      </w:r>
    </w:p>
    <w:p w14:paraId="3216A773" w14:textId="77777777"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14:paraId="2A22A844" w14:textId="77777777"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0E9E091B" w14:textId="77777777" w:rsidR="00FF47F9" w:rsidRDefault="00FF47F9" w:rsidP="00FF47F9">
      <w:pPr>
        <w:pStyle w:val="ListParagraph"/>
        <w:numPr>
          <w:ilvl w:val="0"/>
          <w:numId w:val="1"/>
        </w:numPr>
      </w:pPr>
      <w:r>
        <w:t>Local/Foreign</w:t>
      </w:r>
    </w:p>
    <w:p w14:paraId="5FD00076" w14:textId="77777777" w:rsidR="00FF47F9" w:rsidRDefault="00FF47F9" w:rsidP="00FF47F9">
      <w:pPr>
        <w:pStyle w:val="ListParagraph"/>
        <w:numPr>
          <w:ilvl w:val="1"/>
          <w:numId w:val="1"/>
        </w:numPr>
      </w:pPr>
      <w:r>
        <w:t>Whether to use the local or settlement currency figures for comparison</w:t>
      </w:r>
    </w:p>
    <w:p w14:paraId="49AE9CC9" w14:textId="77777777" w:rsidR="00FF47F9" w:rsidRDefault="00FF47F9" w:rsidP="00FF47F9">
      <w:pPr>
        <w:pStyle w:val="ListParagraph"/>
        <w:numPr>
          <w:ilvl w:val="0"/>
          <w:numId w:val="1"/>
        </w:numPr>
      </w:pPr>
      <w:r>
        <w:t>Price/Value</w:t>
      </w:r>
    </w:p>
    <w:p w14:paraId="4AC1B6C4" w14:textId="77777777" w:rsidR="00FF47F9" w:rsidRDefault="00FF47F9" w:rsidP="00FF47F9">
      <w:pPr>
        <w:pStyle w:val="ListParagraph"/>
        <w:numPr>
          <w:ilvl w:val="1"/>
          <w:numId w:val="1"/>
        </w:numPr>
      </w:pPr>
      <w:r>
        <w:t>Price – check differences in price</w:t>
      </w:r>
    </w:p>
    <w:p w14:paraId="048D5EB0" w14:textId="77777777" w:rsidR="00FF47F9" w:rsidRDefault="00FF47F9" w:rsidP="00FF47F9">
      <w:pPr>
        <w:pStyle w:val="ListParagraph"/>
        <w:numPr>
          <w:ilvl w:val="1"/>
          <w:numId w:val="1"/>
        </w:numPr>
      </w:pPr>
      <w:r>
        <w:t>Value – check differences in value (price x quantity)</w:t>
      </w:r>
    </w:p>
    <w:p w14:paraId="3E76457A" w14:textId="77777777" w:rsidR="00FF47F9" w:rsidRDefault="00FF47F9" w:rsidP="00FF47F9">
      <w:pPr>
        <w:pStyle w:val="ListParagraph"/>
        <w:numPr>
          <w:ilvl w:val="0"/>
          <w:numId w:val="1"/>
        </w:numPr>
      </w:pPr>
      <w:r>
        <w:t>Percent/Amount</w:t>
      </w:r>
    </w:p>
    <w:p w14:paraId="5A54345B" w14:textId="77777777" w:rsidR="00FF47F9" w:rsidRDefault="00FF47F9" w:rsidP="00FF47F9">
      <w:pPr>
        <w:pStyle w:val="ListParagraph"/>
        <w:numPr>
          <w:ilvl w:val="1"/>
          <w:numId w:val="1"/>
        </w:numPr>
      </w:pPr>
      <w:r>
        <w:t>Percent – check difference in percent</w:t>
      </w:r>
    </w:p>
    <w:p w14:paraId="6B697B7F" w14:textId="77777777" w:rsidR="00FF47F9" w:rsidRDefault="00FF47F9" w:rsidP="00FF47F9">
      <w:pPr>
        <w:pStyle w:val="ListParagraph"/>
        <w:numPr>
          <w:ilvl w:val="1"/>
          <w:numId w:val="1"/>
        </w:numPr>
      </w:pPr>
      <w:r>
        <w:t>Amount – check difference in value</w:t>
      </w:r>
    </w:p>
    <w:p w14:paraId="48B39B51" w14:textId="77777777" w:rsidR="00FF47F9" w:rsidRDefault="00FF47F9" w:rsidP="00FF47F9">
      <w:pPr>
        <w:pStyle w:val="ListParagraph"/>
        <w:numPr>
          <w:ilvl w:val="0"/>
          <w:numId w:val="1"/>
        </w:numPr>
      </w:pPr>
      <w:r>
        <w:t>Lower Limit</w:t>
      </w:r>
    </w:p>
    <w:p w14:paraId="2D5A46B9" w14:textId="77777777" w:rsidR="00FF47F9" w:rsidRDefault="00FF47F9" w:rsidP="00FF47F9">
      <w:pPr>
        <w:pStyle w:val="ListParagraph"/>
        <w:numPr>
          <w:ilvl w:val="1"/>
          <w:numId w:val="1"/>
        </w:numPr>
      </w:pPr>
      <w:r>
        <w:t>Only show changes about this amount</w:t>
      </w:r>
    </w:p>
    <w:p w14:paraId="7B57E7F1" w14:textId="77777777" w:rsidR="00FF47F9" w:rsidRDefault="00FF47F9" w:rsidP="00FF47F9">
      <w:pPr>
        <w:pStyle w:val="ListParagraph"/>
        <w:numPr>
          <w:ilvl w:val="0"/>
          <w:numId w:val="1"/>
        </w:numPr>
      </w:pPr>
      <w:r>
        <w:t>StartDate</w:t>
      </w:r>
    </w:p>
    <w:p w14:paraId="766A065A" w14:textId="77777777" w:rsidR="00FF47F9" w:rsidRDefault="00FF47F9" w:rsidP="00FF47F9">
      <w:pPr>
        <w:pStyle w:val="ListParagraph"/>
        <w:numPr>
          <w:ilvl w:val="1"/>
          <w:numId w:val="1"/>
        </w:numPr>
      </w:pPr>
      <w:r>
        <w:t>Start of period for changes</w:t>
      </w:r>
    </w:p>
    <w:p w14:paraId="5C82A9FF" w14:textId="77777777" w:rsidR="00FF47F9" w:rsidRDefault="00FF47F9" w:rsidP="00FF47F9">
      <w:pPr>
        <w:pStyle w:val="ListParagraph"/>
        <w:numPr>
          <w:ilvl w:val="0"/>
          <w:numId w:val="1"/>
        </w:numPr>
      </w:pPr>
      <w:r>
        <w:t>EndDate</w:t>
      </w:r>
    </w:p>
    <w:p w14:paraId="1BC08CDB" w14:textId="77777777" w:rsidR="00FF47F9" w:rsidRDefault="00FF47F9" w:rsidP="00FF47F9">
      <w:pPr>
        <w:pStyle w:val="ListParagraph"/>
        <w:numPr>
          <w:ilvl w:val="1"/>
          <w:numId w:val="1"/>
        </w:numPr>
      </w:pPr>
      <w:r>
        <w:t>End of period for changes</w:t>
      </w:r>
    </w:p>
    <w:p w14:paraId="44E872A4" w14:textId="77777777" w:rsidR="00041215" w:rsidRDefault="00041215" w:rsidP="00041215"/>
    <w:p w14:paraId="2482E98D" w14:textId="77777777" w:rsidR="008F1EFB" w:rsidRDefault="008F1EFB" w:rsidP="00041215">
      <w:r>
        <w:t>Final Report</w:t>
      </w:r>
    </w:p>
    <w:p w14:paraId="4D46963F" w14:textId="77777777" w:rsidR="006E2D06" w:rsidRDefault="008F1EFB" w:rsidP="00041215">
      <w:r>
        <w:rPr>
          <w:noProof/>
          <w:lang w:eastAsia="en-GB"/>
        </w:rPr>
        <w:drawing>
          <wp:inline distT="0" distB="0" distL="0" distR="0" wp14:anchorId="343D529C" wp14:editId="2F970530">
            <wp:extent cx="6645910" cy="2567940"/>
            <wp:effectExtent l="19050" t="19050" r="21590" b="2286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679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7FEC86E" w14:textId="77777777" w:rsidR="006E2D06" w:rsidRDefault="006E2D06">
      <w:r>
        <w:br w:type="page"/>
      </w:r>
    </w:p>
    <w:p w14:paraId="745BD9C2" w14:textId="77777777" w:rsidR="00041215" w:rsidRDefault="00041215" w:rsidP="00BA7CB5">
      <w:pPr>
        <w:pStyle w:val="Heading2"/>
      </w:pPr>
      <w:bookmarkStart w:id="194" w:name="_Toc448317932"/>
      <w:r>
        <w:lastRenderedPageBreak/>
        <w:t>Open Purchase Orders</w:t>
      </w:r>
      <w:bookmarkEnd w:id="194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A521B3" w:rsidRPr="00041215" w14:paraId="13D886F3" w14:textId="77777777" w:rsidTr="00BF1F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02BDD15B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4715367F" w14:textId="77777777" w:rsidR="00A521B3" w:rsidRPr="00041215" w:rsidRDefault="00415017" w:rsidP="00BF1F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Monitoring of Purchase Orders that are outstanding</w:t>
            </w:r>
          </w:p>
        </w:tc>
      </w:tr>
      <w:tr w:rsidR="00A521B3" w:rsidRPr="00041215" w14:paraId="019B2ADA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4BDD677" w14:textId="77777777" w:rsidR="00A521B3" w:rsidRPr="00041215" w:rsidRDefault="00A521B3" w:rsidP="00BF1F9C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31D98A4B" w14:textId="77777777" w:rsidR="00A521B3" w:rsidRPr="00041215" w:rsidRDefault="0041501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Liz Collins/Colin Martin</w:t>
            </w:r>
          </w:p>
        </w:tc>
      </w:tr>
      <w:tr w:rsidR="00A521B3" w:rsidRPr="00041215" w14:paraId="454D0DF8" w14:textId="77777777" w:rsidTr="00BF1F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8C7AB3D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5F0105EC" w14:textId="77777777" w:rsidR="00A521B3" w:rsidRPr="00041215" w:rsidRDefault="00415017" w:rsidP="00BF1F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Dec 2016</w:t>
            </w:r>
          </w:p>
        </w:tc>
      </w:tr>
      <w:tr w:rsidR="00A521B3" w:rsidRPr="00041215" w14:paraId="4200CD12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81DB7C3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671F976B" w14:textId="77777777" w:rsidR="00A521B3" w:rsidRPr="00041215" w:rsidRDefault="0041501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PBL Finance &amp; Purchasing</w:t>
            </w:r>
          </w:p>
        </w:tc>
      </w:tr>
    </w:tbl>
    <w:p w14:paraId="33C80647" w14:textId="77777777" w:rsidR="00A521B3" w:rsidRDefault="00A521B3" w:rsidP="00A521B3"/>
    <w:p w14:paraId="1BA5AA5C" w14:textId="77777777" w:rsidR="00A521B3" w:rsidRDefault="00750D08" w:rsidP="00A521B3">
      <w:r>
        <w:rPr>
          <w:noProof/>
          <w:lang w:eastAsia="en-GB"/>
        </w:rPr>
        <w:drawing>
          <wp:anchor distT="0" distB="0" distL="114300" distR="114300" simplePos="0" relativeHeight="251689984" behindDoc="0" locked="0" layoutInCell="1" allowOverlap="1" wp14:anchorId="4FAEC619" wp14:editId="7EF287BE">
            <wp:simplePos x="0" y="0"/>
            <wp:positionH relativeFrom="margin">
              <wp:align>right</wp:align>
            </wp:positionH>
            <wp:positionV relativeFrom="paragraph">
              <wp:posOffset>29763</wp:posOffset>
            </wp:positionV>
            <wp:extent cx="4295554" cy="3047451"/>
            <wp:effectExtent l="19050" t="19050" r="10160" b="1968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554" cy="304745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21B3">
        <w:t>Parameters</w:t>
      </w:r>
    </w:p>
    <w:p w14:paraId="3D8559B9" w14:textId="77777777" w:rsidR="00750D08" w:rsidRDefault="00750D08" w:rsidP="00750D08">
      <w:r>
        <w:t>These are filters picked before running the report</w:t>
      </w:r>
    </w:p>
    <w:p w14:paraId="3FCFE0EE" w14:textId="77777777"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14:paraId="24F4D252" w14:textId="77777777"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5F354EAE" w14:textId="77777777" w:rsidR="00415017" w:rsidRDefault="00415017" w:rsidP="00415017">
      <w:pPr>
        <w:pStyle w:val="ListParagraph"/>
        <w:numPr>
          <w:ilvl w:val="0"/>
          <w:numId w:val="1"/>
        </w:numPr>
      </w:pPr>
      <w:r>
        <w:t>Due From</w:t>
      </w:r>
    </w:p>
    <w:p w14:paraId="1B186093" w14:textId="77777777" w:rsidR="00415017" w:rsidRDefault="00415017" w:rsidP="00415017">
      <w:pPr>
        <w:pStyle w:val="ListParagraph"/>
        <w:numPr>
          <w:ilvl w:val="1"/>
          <w:numId w:val="1"/>
        </w:numPr>
      </w:pPr>
      <w:r>
        <w:t>Start of due date period</w:t>
      </w:r>
    </w:p>
    <w:p w14:paraId="113DA871" w14:textId="77777777" w:rsidR="00415017" w:rsidRDefault="00415017" w:rsidP="00415017">
      <w:pPr>
        <w:pStyle w:val="ListParagraph"/>
        <w:numPr>
          <w:ilvl w:val="0"/>
          <w:numId w:val="1"/>
        </w:numPr>
      </w:pPr>
      <w:r>
        <w:t>Due To</w:t>
      </w:r>
    </w:p>
    <w:p w14:paraId="0573C402" w14:textId="77777777" w:rsidR="00415017" w:rsidRDefault="00415017" w:rsidP="00415017">
      <w:pPr>
        <w:pStyle w:val="ListParagraph"/>
        <w:numPr>
          <w:ilvl w:val="1"/>
          <w:numId w:val="1"/>
        </w:numPr>
      </w:pPr>
      <w:r>
        <w:t>End of due date period</w:t>
      </w:r>
    </w:p>
    <w:p w14:paraId="453322BE" w14:textId="77777777" w:rsidR="00041215" w:rsidRDefault="00041215" w:rsidP="00041215"/>
    <w:p w14:paraId="55C8BEB2" w14:textId="77777777" w:rsidR="00041215" w:rsidRDefault="008F1EFB">
      <w:r>
        <w:t>Final Report</w:t>
      </w:r>
    </w:p>
    <w:p w14:paraId="11488D2E" w14:textId="77777777" w:rsidR="006E2D06" w:rsidRDefault="008F1EFB">
      <w:r>
        <w:rPr>
          <w:noProof/>
          <w:lang w:eastAsia="en-GB"/>
        </w:rPr>
        <w:drawing>
          <wp:inline distT="0" distB="0" distL="0" distR="0" wp14:anchorId="394E7BFC" wp14:editId="12F7450C">
            <wp:extent cx="6645910" cy="1673860"/>
            <wp:effectExtent l="19050" t="19050" r="21590" b="215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738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75CE15F" w14:textId="77777777" w:rsidR="006E2D06" w:rsidRDefault="006E2D06">
      <w:r>
        <w:br w:type="page"/>
      </w:r>
    </w:p>
    <w:p w14:paraId="47253ECD" w14:textId="51085603" w:rsidR="00F91442" w:rsidRDefault="00F91442" w:rsidP="00F91442">
      <w:pPr>
        <w:pStyle w:val="Heading2"/>
        <w:rPr>
          <w:ins w:id="195" w:author="Chris Johnson" w:date="2016-04-08T12:45:00Z"/>
        </w:rPr>
      </w:pPr>
      <w:bookmarkStart w:id="196" w:name="_Toc448317933"/>
      <w:ins w:id="197" w:author="Chris Johnson" w:date="2016-04-08T12:45:00Z">
        <w:r>
          <w:lastRenderedPageBreak/>
          <w:t xml:space="preserve">Open Purchase </w:t>
        </w:r>
      </w:ins>
      <w:ins w:id="198" w:author="Chris Johnson" w:date="2016-04-08T12:46:00Z">
        <w:r>
          <w:t>Zero Order</w:t>
        </w:r>
      </w:ins>
      <w:bookmarkEnd w:id="196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F91442" w:rsidRPr="00041215" w14:paraId="09F2FAB2" w14:textId="77777777" w:rsidTr="00397A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ins w:id="199" w:author="Chris Johnson" w:date="2016-04-08T12:45:00Z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7AE7281E" w14:textId="77777777" w:rsidR="00F91442" w:rsidRPr="00041215" w:rsidRDefault="00F91442" w:rsidP="00397ACD">
            <w:pPr>
              <w:rPr>
                <w:ins w:id="200" w:author="Chris Johnson" w:date="2016-04-08T12:45:00Z"/>
                <w:i w:val="0"/>
              </w:rPr>
            </w:pPr>
            <w:ins w:id="201" w:author="Chris Johnson" w:date="2016-04-08T12:45:00Z">
              <w:r>
                <w:rPr>
                  <w:i w:val="0"/>
                </w:rPr>
                <w:t>Description</w:t>
              </w:r>
            </w:ins>
          </w:p>
        </w:tc>
        <w:tc>
          <w:tcPr>
            <w:tcW w:w="8901" w:type="dxa"/>
          </w:tcPr>
          <w:p w14:paraId="10FB0B73" w14:textId="50946169" w:rsidR="00F91442" w:rsidRPr="00041215" w:rsidRDefault="00F91442" w:rsidP="007934C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202" w:author="Chris Johnson" w:date="2016-04-08T12:45:00Z"/>
              </w:rPr>
            </w:pPr>
            <w:ins w:id="203" w:author="Chris Johnson" w:date="2016-04-08T12:45:00Z">
              <w:r>
                <w:t xml:space="preserve">Monitoring of Purchase Orders </w:t>
              </w:r>
            </w:ins>
            <w:ins w:id="204" w:author="Chris Johnson" w:date="2016-04-08T12:46:00Z">
              <w:r>
                <w:t>that are open and have a price of zero</w:t>
              </w:r>
            </w:ins>
          </w:p>
        </w:tc>
      </w:tr>
      <w:tr w:rsidR="00F91442" w:rsidRPr="00041215" w14:paraId="611DAC87" w14:textId="77777777" w:rsidTr="00397A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205" w:author="Chris Johnson" w:date="2016-04-08T12:45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9882FD1" w14:textId="77777777" w:rsidR="00F91442" w:rsidRPr="00041215" w:rsidRDefault="00F91442" w:rsidP="00397ACD">
            <w:pPr>
              <w:rPr>
                <w:ins w:id="206" w:author="Chris Johnson" w:date="2016-04-08T12:45:00Z"/>
                <w:i w:val="0"/>
              </w:rPr>
            </w:pPr>
            <w:ins w:id="207" w:author="Chris Johnson" w:date="2016-04-08T12:45:00Z">
              <w:r w:rsidRPr="00041215">
                <w:rPr>
                  <w:i w:val="0"/>
                </w:rPr>
                <w:t>Requested by</w:t>
              </w:r>
            </w:ins>
          </w:p>
        </w:tc>
        <w:tc>
          <w:tcPr>
            <w:tcW w:w="8901" w:type="dxa"/>
          </w:tcPr>
          <w:p w14:paraId="089F44C3" w14:textId="2ADB845E" w:rsidR="00F91442" w:rsidRPr="00041215" w:rsidRDefault="00F91442" w:rsidP="00397A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08" w:author="Chris Johnson" w:date="2016-04-08T12:45:00Z"/>
              </w:rPr>
            </w:pPr>
            <w:ins w:id="209" w:author="Chris Johnson" w:date="2016-04-08T12:46:00Z">
              <w:r>
                <w:t>Matt Fantham</w:t>
              </w:r>
            </w:ins>
          </w:p>
        </w:tc>
      </w:tr>
      <w:tr w:rsidR="00F91442" w:rsidRPr="00041215" w14:paraId="695AB63B" w14:textId="77777777" w:rsidTr="00397ACD">
        <w:trPr>
          <w:ins w:id="210" w:author="Chris Johnson" w:date="2016-04-08T12:45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A70A004" w14:textId="77777777" w:rsidR="00F91442" w:rsidRPr="00041215" w:rsidRDefault="00F91442" w:rsidP="00397ACD">
            <w:pPr>
              <w:rPr>
                <w:ins w:id="211" w:author="Chris Johnson" w:date="2016-04-08T12:45:00Z"/>
                <w:i w:val="0"/>
              </w:rPr>
            </w:pPr>
            <w:ins w:id="212" w:author="Chris Johnson" w:date="2016-04-08T12:45:00Z">
              <w:r>
                <w:rPr>
                  <w:i w:val="0"/>
                </w:rPr>
                <w:t>Delivered Date</w:t>
              </w:r>
            </w:ins>
          </w:p>
        </w:tc>
        <w:tc>
          <w:tcPr>
            <w:tcW w:w="8901" w:type="dxa"/>
          </w:tcPr>
          <w:p w14:paraId="5DB7A5A6" w14:textId="560035DE" w:rsidR="00F91442" w:rsidRPr="00041215" w:rsidRDefault="00F91442" w:rsidP="00397A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213" w:author="Chris Johnson" w:date="2016-04-08T12:45:00Z"/>
              </w:rPr>
            </w:pPr>
            <w:ins w:id="214" w:author="Chris Johnson" w:date="2016-04-08T12:46:00Z">
              <w:r>
                <w:t>8</w:t>
              </w:r>
              <w:r w:rsidRPr="007934C0">
                <w:rPr>
                  <w:vertAlign w:val="superscript"/>
                </w:rPr>
                <w:t>th</w:t>
              </w:r>
              <w:r>
                <w:t xml:space="preserve"> April 2016</w:t>
              </w:r>
            </w:ins>
          </w:p>
        </w:tc>
      </w:tr>
      <w:tr w:rsidR="00F91442" w:rsidRPr="00041215" w14:paraId="6E44D954" w14:textId="77777777" w:rsidTr="00397A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215" w:author="Chris Johnson" w:date="2016-04-08T12:45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80DE8F9" w14:textId="77777777" w:rsidR="00F91442" w:rsidRPr="00041215" w:rsidRDefault="00F91442" w:rsidP="00397ACD">
            <w:pPr>
              <w:rPr>
                <w:ins w:id="216" w:author="Chris Johnson" w:date="2016-04-08T12:45:00Z"/>
                <w:i w:val="0"/>
              </w:rPr>
            </w:pPr>
            <w:ins w:id="217" w:author="Chris Johnson" w:date="2016-04-08T12:45:00Z">
              <w:r>
                <w:rPr>
                  <w:i w:val="0"/>
                </w:rPr>
                <w:t>Used by</w:t>
              </w:r>
            </w:ins>
          </w:p>
        </w:tc>
        <w:tc>
          <w:tcPr>
            <w:tcW w:w="8901" w:type="dxa"/>
          </w:tcPr>
          <w:p w14:paraId="28AF75BF" w14:textId="6E2D7212" w:rsidR="00F91442" w:rsidRPr="00041215" w:rsidRDefault="00F91442" w:rsidP="00793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18" w:author="Chris Johnson" w:date="2016-04-08T12:45:00Z"/>
              </w:rPr>
            </w:pPr>
            <w:ins w:id="219" w:author="Chris Johnson" w:date="2016-04-08T12:45:00Z">
              <w:r>
                <w:t>PBL Purchasing</w:t>
              </w:r>
            </w:ins>
          </w:p>
        </w:tc>
      </w:tr>
    </w:tbl>
    <w:p w14:paraId="62526D84" w14:textId="77777777" w:rsidR="00F91442" w:rsidRDefault="00F91442" w:rsidP="00F91442">
      <w:pPr>
        <w:rPr>
          <w:ins w:id="220" w:author="Chris Johnson" w:date="2016-04-08T12:45:00Z"/>
        </w:rPr>
      </w:pPr>
    </w:p>
    <w:p w14:paraId="0F40407D" w14:textId="74C50014" w:rsidR="00F91442" w:rsidRDefault="00F91442" w:rsidP="00F91442">
      <w:pPr>
        <w:rPr>
          <w:ins w:id="221" w:author="Chris Johnson" w:date="2016-04-08T12:45:00Z"/>
        </w:rPr>
      </w:pPr>
      <w:ins w:id="222" w:author="Chris Johnson" w:date="2016-04-08T12:48:00Z">
        <w:r>
          <w:rPr>
            <w:noProof/>
            <w:lang w:eastAsia="en-GB"/>
          </w:rPr>
          <w:drawing>
            <wp:anchor distT="0" distB="0" distL="114300" distR="114300" simplePos="0" relativeHeight="251702272" behindDoc="0" locked="0" layoutInCell="1" allowOverlap="1" wp14:anchorId="329F42D0" wp14:editId="04FBB792">
              <wp:simplePos x="0" y="0"/>
              <wp:positionH relativeFrom="column">
                <wp:posOffset>2511112</wp:posOffset>
              </wp:positionH>
              <wp:positionV relativeFrom="paragraph">
                <wp:posOffset>6944</wp:posOffset>
              </wp:positionV>
              <wp:extent cx="4152265" cy="1647190"/>
              <wp:effectExtent l="19050" t="19050" r="19685" b="10160"/>
              <wp:wrapSquare wrapText="bothSides"/>
              <wp:docPr id="83" name="Picture 8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152265" cy="1647190"/>
                      </a:xfrm>
                      <a:prstGeom prst="rect">
                        <a:avLst/>
                      </a:prstGeom>
                      <a:ln>
                        <a:solidFill>
                          <a:schemeClr val="accent1"/>
                        </a:solidFill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ins>
      <w:ins w:id="223" w:author="Chris Johnson" w:date="2016-04-08T12:45:00Z">
        <w:r>
          <w:t>Parameters</w:t>
        </w:r>
      </w:ins>
    </w:p>
    <w:p w14:paraId="2EF6C597" w14:textId="05FCA8D7" w:rsidR="00F91442" w:rsidRDefault="00F91442" w:rsidP="00F91442">
      <w:pPr>
        <w:rPr>
          <w:ins w:id="224" w:author="Chris Johnson" w:date="2016-04-08T12:45:00Z"/>
        </w:rPr>
      </w:pPr>
      <w:ins w:id="225" w:author="Chris Johnson" w:date="2016-04-08T12:45:00Z">
        <w:r>
          <w:t>These are filters picked before running the report</w:t>
        </w:r>
      </w:ins>
    </w:p>
    <w:p w14:paraId="4C0704F3" w14:textId="3867E702" w:rsidR="00F91442" w:rsidRDefault="00F91442" w:rsidP="00F91442">
      <w:pPr>
        <w:pStyle w:val="ListParagraph"/>
        <w:numPr>
          <w:ilvl w:val="0"/>
          <w:numId w:val="1"/>
        </w:numPr>
        <w:rPr>
          <w:ins w:id="226" w:author="Chris Johnson" w:date="2016-04-08T12:45:00Z"/>
        </w:rPr>
      </w:pPr>
      <w:ins w:id="227" w:author="Chris Johnson" w:date="2016-04-08T12:45:00Z">
        <w:r>
          <w:t>Company</w:t>
        </w:r>
      </w:ins>
    </w:p>
    <w:p w14:paraId="4455C8FA" w14:textId="77777777" w:rsidR="00F91442" w:rsidRDefault="00F91442" w:rsidP="00F91442">
      <w:pPr>
        <w:pStyle w:val="ListParagraph"/>
        <w:numPr>
          <w:ilvl w:val="1"/>
          <w:numId w:val="1"/>
        </w:numPr>
        <w:rPr>
          <w:ins w:id="228" w:author="Chris Johnson" w:date="2016-04-08T12:45:00Z"/>
        </w:rPr>
      </w:pPr>
      <w:ins w:id="229" w:author="Chris Johnson" w:date="2016-04-08T12:45:00Z">
        <w:r>
          <w:t>The Syspro company ID to run against (PBL = 10)</w:t>
        </w:r>
      </w:ins>
    </w:p>
    <w:p w14:paraId="78323EB9" w14:textId="77777777" w:rsidR="00F91442" w:rsidRDefault="00F91442" w:rsidP="00F91442">
      <w:pPr>
        <w:rPr>
          <w:ins w:id="230" w:author="Chris Johnson" w:date="2016-04-08T12:45:00Z"/>
        </w:rPr>
      </w:pPr>
    </w:p>
    <w:p w14:paraId="3A9D45EE" w14:textId="77777777" w:rsidR="00F91442" w:rsidRDefault="00F91442" w:rsidP="00F91442">
      <w:pPr>
        <w:rPr>
          <w:ins w:id="231" w:author="Chris Johnson" w:date="2016-04-08T12:45:00Z"/>
        </w:rPr>
      </w:pPr>
      <w:ins w:id="232" w:author="Chris Johnson" w:date="2016-04-08T12:45:00Z">
        <w:r>
          <w:t>Final Report</w:t>
        </w:r>
      </w:ins>
    </w:p>
    <w:p w14:paraId="3E9085B7" w14:textId="28E91984" w:rsidR="00F91442" w:rsidRDefault="00F91442" w:rsidP="00F91442">
      <w:pPr>
        <w:rPr>
          <w:ins w:id="233" w:author="Chris Johnson" w:date="2016-04-08T12:45:00Z"/>
        </w:rPr>
      </w:pPr>
      <w:ins w:id="234" w:author="Chris Johnson" w:date="2016-04-08T12:48:00Z">
        <w:r>
          <w:rPr>
            <w:noProof/>
            <w:lang w:eastAsia="en-GB"/>
          </w:rPr>
          <w:drawing>
            <wp:inline distT="0" distB="0" distL="0" distR="0" wp14:anchorId="1184A569" wp14:editId="52638F32">
              <wp:extent cx="6645910" cy="1313180"/>
              <wp:effectExtent l="19050" t="19050" r="21590" b="20320"/>
              <wp:docPr id="84" name="Picture 8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645910" cy="1313180"/>
                      </a:xfrm>
                      <a:prstGeom prst="rect">
                        <a:avLst/>
                      </a:prstGeom>
                      <a:ln>
                        <a:solidFill>
                          <a:schemeClr val="accent1"/>
                        </a:solidFill>
                      </a:ln>
                    </pic:spPr>
                  </pic:pic>
                </a:graphicData>
              </a:graphic>
            </wp:inline>
          </w:drawing>
        </w:r>
      </w:ins>
    </w:p>
    <w:p w14:paraId="4966978B" w14:textId="77777777" w:rsidR="00F91442" w:rsidRDefault="00F91442" w:rsidP="00F91442">
      <w:pPr>
        <w:rPr>
          <w:ins w:id="235" w:author="Chris Johnson" w:date="2016-04-08T12:45:00Z"/>
        </w:rPr>
      </w:pPr>
      <w:ins w:id="236" w:author="Chris Johnson" w:date="2016-04-08T12:45:00Z">
        <w:r>
          <w:br w:type="page"/>
        </w:r>
      </w:ins>
    </w:p>
    <w:p w14:paraId="4B4EBF91" w14:textId="468F8125" w:rsidR="005B49C8" w:rsidRDefault="005B49C8" w:rsidP="005B49C8">
      <w:pPr>
        <w:pStyle w:val="Heading2"/>
        <w:rPr>
          <w:ins w:id="237" w:author="Chris Johnson [2]" w:date="2016-04-13T13:31:00Z"/>
        </w:rPr>
      </w:pPr>
      <w:bookmarkStart w:id="238" w:name="_Toc448317934"/>
      <w:ins w:id="239" w:author="Chris Johnson [2]" w:date="2016-04-13T13:31:00Z">
        <w:r>
          <w:lastRenderedPageBreak/>
          <w:t xml:space="preserve">Open </w:t>
        </w:r>
        <w:r>
          <w:t>Requisition Report</w:t>
        </w:r>
        <w:bookmarkEnd w:id="238"/>
      </w:ins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5B49C8" w:rsidRPr="00041215" w14:paraId="1BD50F4F" w14:textId="77777777" w:rsidTr="005B49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ins w:id="240" w:author="Chris Johnson [2]" w:date="2016-04-13T13:31:00Z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27180AD9" w14:textId="77777777" w:rsidR="005B49C8" w:rsidRPr="00041215" w:rsidRDefault="005B49C8" w:rsidP="005B49C8">
            <w:pPr>
              <w:rPr>
                <w:ins w:id="241" w:author="Chris Johnson [2]" w:date="2016-04-13T13:31:00Z"/>
                <w:i w:val="0"/>
              </w:rPr>
            </w:pPr>
            <w:ins w:id="242" w:author="Chris Johnson [2]" w:date="2016-04-13T13:31:00Z">
              <w:r>
                <w:rPr>
                  <w:i w:val="0"/>
                </w:rPr>
                <w:t>Description</w:t>
              </w:r>
            </w:ins>
          </w:p>
        </w:tc>
        <w:tc>
          <w:tcPr>
            <w:tcW w:w="8896" w:type="dxa"/>
          </w:tcPr>
          <w:p w14:paraId="6064F342" w14:textId="504DB7F0" w:rsidR="005B49C8" w:rsidRPr="00041215" w:rsidRDefault="005B49C8" w:rsidP="005B49C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243" w:author="Chris Johnson [2]" w:date="2016-04-13T13:31:00Z"/>
              </w:rPr>
            </w:pPr>
            <w:ins w:id="244" w:author="Chris Johnson [2]" w:date="2016-04-13T13:31:00Z">
              <w:r>
                <w:t xml:space="preserve">Monitoring of </w:t>
              </w:r>
              <w:r>
                <w:t xml:space="preserve">Requisitions </w:t>
              </w:r>
              <w:r>
                <w:t>that are outstanding</w:t>
              </w:r>
            </w:ins>
          </w:p>
        </w:tc>
      </w:tr>
      <w:tr w:rsidR="005B49C8" w:rsidRPr="00041215" w14:paraId="5F187811" w14:textId="77777777" w:rsidTr="005B49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245" w:author="Chris Johnson [2]" w:date="2016-04-13T13:3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7B9057E" w14:textId="77777777" w:rsidR="005B49C8" w:rsidRPr="00041215" w:rsidRDefault="005B49C8" w:rsidP="006159D0">
            <w:pPr>
              <w:rPr>
                <w:ins w:id="246" w:author="Chris Johnson [2]" w:date="2016-04-13T13:31:00Z"/>
                <w:i w:val="0"/>
              </w:rPr>
            </w:pPr>
            <w:ins w:id="247" w:author="Chris Johnson [2]" w:date="2016-04-13T13:31:00Z">
              <w:r w:rsidRPr="00041215">
                <w:rPr>
                  <w:i w:val="0"/>
                </w:rPr>
                <w:t>Requested by</w:t>
              </w:r>
            </w:ins>
          </w:p>
        </w:tc>
        <w:tc>
          <w:tcPr>
            <w:tcW w:w="8896" w:type="dxa"/>
          </w:tcPr>
          <w:p w14:paraId="70148AA9" w14:textId="1A998498" w:rsidR="005B49C8" w:rsidRPr="00041215" w:rsidRDefault="005B49C8" w:rsidP="006159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48" w:author="Chris Johnson [2]" w:date="2016-04-13T13:31:00Z"/>
              </w:rPr>
            </w:pPr>
            <w:ins w:id="249" w:author="Chris Johnson [2]" w:date="2016-04-13T13:31:00Z">
              <w:r>
                <w:t>Benjamin Hémond</w:t>
              </w:r>
            </w:ins>
          </w:p>
        </w:tc>
      </w:tr>
      <w:tr w:rsidR="005B49C8" w:rsidRPr="00041215" w14:paraId="53786647" w14:textId="77777777" w:rsidTr="005B49C8">
        <w:trPr>
          <w:ins w:id="250" w:author="Chris Johnson [2]" w:date="2016-04-13T13:3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8C31BFC" w14:textId="77777777" w:rsidR="005B49C8" w:rsidRPr="00041215" w:rsidRDefault="005B49C8" w:rsidP="006159D0">
            <w:pPr>
              <w:rPr>
                <w:ins w:id="251" w:author="Chris Johnson [2]" w:date="2016-04-13T13:31:00Z"/>
                <w:i w:val="0"/>
              </w:rPr>
            </w:pPr>
            <w:ins w:id="252" w:author="Chris Johnson [2]" w:date="2016-04-13T13:31:00Z">
              <w:r>
                <w:rPr>
                  <w:i w:val="0"/>
                </w:rPr>
                <w:t>Delivered Date</w:t>
              </w:r>
            </w:ins>
          </w:p>
        </w:tc>
        <w:tc>
          <w:tcPr>
            <w:tcW w:w="8896" w:type="dxa"/>
          </w:tcPr>
          <w:p w14:paraId="00157D66" w14:textId="4E72DB7B" w:rsidR="005B49C8" w:rsidRPr="00041215" w:rsidRDefault="005B49C8" w:rsidP="006159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253" w:author="Chris Johnson [2]" w:date="2016-04-13T13:31:00Z"/>
              </w:rPr>
            </w:pPr>
            <w:ins w:id="254" w:author="Chris Johnson [2]" w:date="2016-04-13T13:31:00Z">
              <w:r>
                <w:t>13</w:t>
              </w:r>
              <w:r w:rsidRPr="007934C0">
                <w:rPr>
                  <w:vertAlign w:val="superscript"/>
                </w:rPr>
                <w:t>th</w:t>
              </w:r>
              <w:r>
                <w:t xml:space="preserve"> April 2016</w:t>
              </w:r>
            </w:ins>
          </w:p>
        </w:tc>
      </w:tr>
      <w:tr w:rsidR="005B49C8" w:rsidRPr="00041215" w14:paraId="38F7C1BF" w14:textId="77777777" w:rsidTr="005B49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255" w:author="Chris Johnson [2]" w:date="2016-04-13T13:3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CF8A2C9" w14:textId="77777777" w:rsidR="005B49C8" w:rsidRPr="00041215" w:rsidRDefault="005B49C8" w:rsidP="006159D0">
            <w:pPr>
              <w:rPr>
                <w:ins w:id="256" w:author="Chris Johnson [2]" w:date="2016-04-13T13:31:00Z"/>
                <w:i w:val="0"/>
              </w:rPr>
            </w:pPr>
            <w:ins w:id="257" w:author="Chris Johnson [2]" w:date="2016-04-13T13:31:00Z">
              <w:r>
                <w:rPr>
                  <w:i w:val="0"/>
                </w:rPr>
                <w:t>Used by</w:t>
              </w:r>
            </w:ins>
          </w:p>
        </w:tc>
        <w:tc>
          <w:tcPr>
            <w:tcW w:w="8896" w:type="dxa"/>
          </w:tcPr>
          <w:p w14:paraId="7989DD32" w14:textId="163E0591" w:rsidR="005B49C8" w:rsidRPr="00041215" w:rsidRDefault="005B49C8" w:rsidP="005B49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58" w:author="Chris Johnson [2]" w:date="2016-04-13T13:31:00Z"/>
              </w:rPr>
            </w:pPr>
            <w:ins w:id="259" w:author="Chris Johnson [2]" w:date="2016-04-13T13:31:00Z">
              <w:r>
                <w:t>P</w:t>
              </w:r>
            </w:ins>
            <w:ins w:id="260" w:author="Chris Johnson [2]" w:date="2016-04-13T13:32:00Z">
              <w:r>
                <w:t>BI</w:t>
              </w:r>
            </w:ins>
            <w:ins w:id="261" w:author="Chris Johnson [2]" w:date="2016-04-13T13:31:00Z">
              <w:r>
                <w:t xml:space="preserve"> Purchasing</w:t>
              </w:r>
            </w:ins>
          </w:p>
        </w:tc>
      </w:tr>
    </w:tbl>
    <w:p w14:paraId="13D09C86" w14:textId="77777777" w:rsidR="005B49C8" w:rsidRDefault="005B49C8" w:rsidP="005B49C8">
      <w:pPr>
        <w:rPr>
          <w:ins w:id="262" w:author="Chris Johnson [2]" w:date="2016-04-13T13:31:00Z"/>
        </w:rPr>
      </w:pPr>
    </w:p>
    <w:p w14:paraId="451175E1" w14:textId="661992D3" w:rsidR="005B49C8" w:rsidRDefault="005B49C8" w:rsidP="005B49C8">
      <w:pPr>
        <w:rPr>
          <w:ins w:id="263" w:author="Chris Johnson [2]" w:date="2016-04-13T13:31:00Z"/>
        </w:rPr>
      </w:pPr>
      <w:ins w:id="264" w:author="Chris Johnson [2]" w:date="2016-04-13T13:32:00Z">
        <w:r>
          <w:rPr>
            <w:noProof/>
            <w:lang w:eastAsia="en-GB"/>
          </w:rPr>
          <w:drawing>
            <wp:anchor distT="0" distB="0" distL="114300" distR="114300" simplePos="0" relativeHeight="251703296" behindDoc="0" locked="0" layoutInCell="1" allowOverlap="1" wp14:anchorId="7F7C7A98" wp14:editId="4EE470AC">
              <wp:simplePos x="0" y="0"/>
              <wp:positionH relativeFrom="margin">
                <wp:align>right</wp:align>
              </wp:positionH>
              <wp:positionV relativeFrom="paragraph">
                <wp:posOffset>27305</wp:posOffset>
              </wp:positionV>
              <wp:extent cx="3314065" cy="2623820"/>
              <wp:effectExtent l="19050" t="19050" r="19685" b="24130"/>
              <wp:wrapSquare wrapText="bothSides"/>
              <wp:docPr id="86" name="Picture 8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314065" cy="2623820"/>
                      </a:xfrm>
                      <a:prstGeom prst="rect">
                        <a:avLst/>
                      </a:prstGeom>
                      <a:ln>
                        <a:solidFill>
                          <a:schemeClr val="accent1"/>
                        </a:solidFill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ins>
      <w:ins w:id="265" w:author="Chris Johnson [2]" w:date="2016-04-13T13:31:00Z">
        <w:r>
          <w:t>Parameters</w:t>
        </w:r>
      </w:ins>
    </w:p>
    <w:p w14:paraId="49E4113A" w14:textId="7A3F3678" w:rsidR="005B49C8" w:rsidRDefault="005B49C8" w:rsidP="005B49C8">
      <w:pPr>
        <w:rPr>
          <w:ins w:id="266" w:author="Chris Johnson [2]" w:date="2016-04-13T13:31:00Z"/>
        </w:rPr>
      </w:pPr>
      <w:ins w:id="267" w:author="Chris Johnson [2]" w:date="2016-04-13T13:31:00Z">
        <w:r>
          <w:t>These are filters picked before running the report</w:t>
        </w:r>
      </w:ins>
    </w:p>
    <w:p w14:paraId="4D75CBC4" w14:textId="77777777" w:rsidR="005B49C8" w:rsidRDefault="005B49C8" w:rsidP="005B49C8">
      <w:pPr>
        <w:pStyle w:val="ListParagraph"/>
        <w:numPr>
          <w:ilvl w:val="0"/>
          <w:numId w:val="1"/>
        </w:numPr>
        <w:rPr>
          <w:ins w:id="268" w:author="Chris Johnson [2]" w:date="2016-04-13T13:31:00Z"/>
        </w:rPr>
      </w:pPr>
      <w:ins w:id="269" w:author="Chris Johnson [2]" w:date="2016-04-13T13:31:00Z">
        <w:r>
          <w:t>Company</w:t>
        </w:r>
      </w:ins>
    </w:p>
    <w:p w14:paraId="3B16F50C" w14:textId="4FA6156A" w:rsidR="005B49C8" w:rsidRDefault="005B49C8" w:rsidP="005B49C8">
      <w:pPr>
        <w:pStyle w:val="ListParagraph"/>
        <w:numPr>
          <w:ilvl w:val="1"/>
          <w:numId w:val="1"/>
        </w:numPr>
        <w:rPr>
          <w:ins w:id="270" w:author="Chris Johnson [2]" w:date="2016-04-13T13:32:00Z"/>
        </w:rPr>
      </w:pPr>
      <w:ins w:id="271" w:author="Chris Johnson [2]" w:date="2016-04-13T13:31:00Z">
        <w:r>
          <w:t>The Syspro company ID to run against (PBL = 10)</w:t>
        </w:r>
      </w:ins>
    </w:p>
    <w:p w14:paraId="31905A0D" w14:textId="5CA2C796" w:rsidR="005B49C8" w:rsidRDefault="005B49C8" w:rsidP="005B49C8">
      <w:pPr>
        <w:pStyle w:val="ListParagraph"/>
        <w:numPr>
          <w:ilvl w:val="0"/>
          <w:numId w:val="1"/>
        </w:numPr>
        <w:rPr>
          <w:ins w:id="272" w:author="Chris Johnson [2]" w:date="2016-04-13T13:32:00Z"/>
        </w:rPr>
        <w:pPrChange w:id="273" w:author="Chris Johnson [2]" w:date="2016-04-13T13:32:00Z">
          <w:pPr>
            <w:pStyle w:val="ListParagraph"/>
            <w:numPr>
              <w:ilvl w:val="1"/>
              <w:numId w:val="1"/>
            </w:numPr>
            <w:ind w:left="1440" w:hanging="360"/>
          </w:pPr>
        </w:pPrChange>
      </w:pPr>
      <w:ins w:id="274" w:author="Chris Johnson [2]" w:date="2016-04-13T13:32:00Z">
        <w:r>
          <w:t>From Requisition Date</w:t>
        </w:r>
      </w:ins>
    </w:p>
    <w:p w14:paraId="6BCFA480" w14:textId="0DB2DA80" w:rsidR="005B49C8" w:rsidRDefault="005B49C8" w:rsidP="005B49C8">
      <w:pPr>
        <w:pStyle w:val="ListParagraph"/>
        <w:numPr>
          <w:ilvl w:val="1"/>
          <w:numId w:val="1"/>
        </w:numPr>
        <w:rPr>
          <w:ins w:id="275" w:author="Chris Johnson [2]" w:date="2016-04-13T13:32:00Z"/>
        </w:rPr>
      </w:pPr>
      <w:ins w:id="276" w:author="Chris Johnson [2]" w:date="2016-04-13T13:33:00Z">
        <w:r>
          <w:t>Beginning of period to query</w:t>
        </w:r>
      </w:ins>
    </w:p>
    <w:p w14:paraId="3D81ED0F" w14:textId="7DAF1996" w:rsidR="005B49C8" w:rsidRDefault="005B49C8" w:rsidP="005B49C8">
      <w:pPr>
        <w:pStyle w:val="ListParagraph"/>
        <w:numPr>
          <w:ilvl w:val="0"/>
          <w:numId w:val="1"/>
        </w:numPr>
        <w:rPr>
          <w:ins w:id="277" w:author="Chris Johnson [2]" w:date="2016-04-13T13:33:00Z"/>
        </w:rPr>
        <w:pPrChange w:id="278" w:author="Chris Johnson [2]" w:date="2016-04-13T13:32:00Z">
          <w:pPr>
            <w:pStyle w:val="ListParagraph"/>
            <w:numPr>
              <w:ilvl w:val="1"/>
              <w:numId w:val="1"/>
            </w:numPr>
            <w:ind w:left="1440" w:hanging="360"/>
          </w:pPr>
        </w:pPrChange>
      </w:pPr>
      <w:ins w:id="279" w:author="Chris Johnson [2]" w:date="2016-04-13T13:32:00Z">
        <w:r>
          <w:t>To Requisition Date</w:t>
        </w:r>
      </w:ins>
    </w:p>
    <w:p w14:paraId="333AAE7B" w14:textId="6040C979" w:rsidR="005B49C8" w:rsidRDefault="005B49C8" w:rsidP="005B49C8">
      <w:pPr>
        <w:pStyle w:val="ListParagraph"/>
        <w:numPr>
          <w:ilvl w:val="1"/>
          <w:numId w:val="1"/>
        </w:numPr>
        <w:rPr>
          <w:ins w:id="280" w:author="Chris Johnson [2]" w:date="2016-04-13T13:33:00Z"/>
        </w:rPr>
      </w:pPr>
      <w:ins w:id="281" w:author="Chris Johnson [2]" w:date="2016-04-13T13:33:00Z">
        <w:r>
          <w:t>End</w:t>
        </w:r>
        <w:r>
          <w:t xml:space="preserve"> of period to query</w:t>
        </w:r>
      </w:ins>
    </w:p>
    <w:p w14:paraId="428552B7" w14:textId="04187C2D" w:rsidR="005B49C8" w:rsidRDefault="005B49C8" w:rsidP="005B49C8">
      <w:pPr>
        <w:pStyle w:val="ListParagraph"/>
        <w:numPr>
          <w:ilvl w:val="0"/>
          <w:numId w:val="1"/>
        </w:numPr>
        <w:rPr>
          <w:ins w:id="282" w:author="Chris Johnson [2]" w:date="2016-04-13T13:33:00Z"/>
        </w:rPr>
        <w:pPrChange w:id="283" w:author="Chris Johnson [2]" w:date="2016-04-13T13:32:00Z">
          <w:pPr>
            <w:pStyle w:val="ListParagraph"/>
            <w:numPr>
              <w:ilvl w:val="1"/>
              <w:numId w:val="1"/>
            </w:numPr>
            <w:ind w:left="1440" w:hanging="360"/>
          </w:pPr>
        </w:pPrChange>
      </w:pPr>
      <w:ins w:id="284" w:author="Chris Johnson [2]" w:date="2016-04-13T13:32:00Z">
        <w:r>
          <w:t>Buyer Name</w:t>
        </w:r>
      </w:ins>
    </w:p>
    <w:p w14:paraId="3A607D3A" w14:textId="7B84E6ED" w:rsidR="005B49C8" w:rsidRDefault="005B49C8" w:rsidP="005B49C8">
      <w:pPr>
        <w:pStyle w:val="ListParagraph"/>
        <w:numPr>
          <w:ilvl w:val="1"/>
          <w:numId w:val="1"/>
        </w:numPr>
        <w:rPr>
          <w:ins w:id="285" w:author="Chris Johnson [2]" w:date="2016-04-13T13:31:00Z"/>
        </w:rPr>
      </w:pPr>
      <w:ins w:id="286" w:author="Chris Johnson [2]" w:date="2016-04-13T13:33:00Z">
        <w:r>
          <w:t xml:space="preserve">Buyer to query (if left blank then </w:t>
        </w:r>
      </w:ins>
      <w:ins w:id="287" w:author="Chris Johnson [2]" w:date="2016-04-13T13:34:00Z">
        <w:r>
          <w:t>all buyers selected)</w:t>
        </w:r>
      </w:ins>
    </w:p>
    <w:p w14:paraId="7AC394D6" w14:textId="77777777" w:rsidR="005B49C8" w:rsidRDefault="005B49C8" w:rsidP="005B49C8">
      <w:pPr>
        <w:rPr>
          <w:ins w:id="288" w:author="Chris Johnson [2]" w:date="2016-04-13T13:31:00Z"/>
        </w:rPr>
      </w:pPr>
    </w:p>
    <w:p w14:paraId="3C31E0E2" w14:textId="77777777" w:rsidR="005B49C8" w:rsidRDefault="005B49C8" w:rsidP="005B49C8">
      <w:pPr>
        <w:rPr>
          <w:ins w:id="289" w:author="Chris Johnson [2]" w:date="2016-04-13T13:31:00Z"/>
        </w:rPr>
      </w:pPr>
      <w:ins w:id="290" w:author="Chris Johnson [2]" w:date="2016-04-13T13:31:00Z">
        <w:r>
          <w:t>Final Report</w:t>
        </w:r>
      </w:ins>
    </w:p>
    <w:p w14:paraId="608D23C7" w14:textId="09B63D6B" w:rsidR="005B49C8" w:rsidRDefault="005B49C8" w:rsidP="005B49C8">
      <w:pPr>
        <w:rPr>
          <w:ins w:id="291" w:author="Chris Johnson [2]" w:date="2016-04-13T13:31:00Z"/>
        </w:rPr>
      </w:pPr>
      <w:ins w:id="292" w:author="Chris Johnson [2]" w:date="2016-04-13T13:35:00Z">
        <w:r>
          <w:rPr>
            <w:noProof/>
            <w:lang w:eastAsia="en-GB"/>
          </w:rPr>
          <w:drawing>
            <wp:inline distT="0" distB="0" distL="0" distR="0" wp14:anchorId="2F5EDB88" wp14:editId="188025B7">
              <wp:extent cx="6645910" cy="1618615"/>
              <wp:effectExtent l="19050" t="19050" r="21590" b="19685"/>
              <wp:docPr id="88" name="Picture 8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645910" cy="1618615"/>
                      </a:xfrm>
                      <a:prstGeom prst="rect">
                        <a:avLst/>
                      </a:prstGeom>
                      <a:ln>
                        <a:solidFill>
                          <a:schemeClr val="accent1"/>
                        </a:solidFill>
                      </a:ln>
                    </pic:spPr>
                  </pic:pic>
                </a:graphicData>
              </a:graphic>
            </wp:inline>
          </w:drawing>
        </w:r>
      </w:ins>
    </w:p>
    <w:p w14:paraId="21A275CB" w14:textId="77777777" w:rsidR="005B49C8" w:rsidRDefault="005B49C8" w:rsidP="005B49C8">
      <w:pPr>
        <w:rPr>
          <w:ins w:id="293" w:author="Chris Johnson [2]" w:date="2016-04-13T13:31:00Z"/>
        </w:rPr>
      </w:pPr>
      <w:ins w:id="294" w:author="Chris Johnson [2]" w:date="2016-04-13T13:31:00Z">
        <w:r>
          <w:br w:type="page"/>
        </w:r>
      </w:ins>
    </w:p>
    <w:p w14:paraId="313ED42D" w14:textId="77777777" w:rsidR="00041215" w:rsidRDefault="00041215" w:rsidP="00BA7CB5">
      <w:pPr>
        <w:pStyle w:val="Heading2"/>
      </w:pPr>
      <w:bookmarkStart w:id="295" w:name="_Toc448317935"/>
      <w:r>
        <w:lastRenderedPageBreak/>
        <w:t>Requisition users</w:t>
      </w:r>
      <w:bookmarkEnd w:id="295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A521B3" w:rsidRPr="00041215" w14:paraId="70FB1E96" w14:textId="77777777" w:rsidTr="00BF1F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525E93F2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115E7D57" w14:textId="77777777" w:rsidR="00A521B3" w:rsidRPr="00041215" w:rsidRDefault="00415017" w:rsidP="00BF1F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Details of Syspro Users &amp; their requisition approval limits</w:t>
            </w:r>
          </w:p>
        </w:tc>
      </w:tr>
      <w:tr w:rsidR="00A521B3" w:rsidRPr="00041215" w14:paraId="565ACD8D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CD1523B" w14:textId="77777777" w:rsidR="00A521B3" w:rsidRPr="00041215" w:rsidRDefault="00A521B3" w:rsidP="00BF1F9C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354C9772" w14:textId="77777777" w:rsidR="00A521B3" w:rsidRPr="00041215" w:rsidRDefault="0041501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Liz Collins</w:t>
            </w:r>
          </w:p>
        </w:tc>
      </w:tr>
      <w:tr w:rsidR="00A521B3" w:rsidRPr="00041215" w14:paraId="44A6BFDE" w14:textId="77777777" w:rsidTr="00BF1F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48C6B98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4A088A19" w14:textId="77777777" w:rsidR="00A521B3" w:rsidRPr="00041215" w:rsidRDefault="00415017" w:rsidP="00BF1F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Feb 2016</w:t>
            </w:r>
          </w:p>
        </w:tc>
      </w:tr>
      <w:tr w:rsidR="00A521B3" w:rsidRPr="00041215" w14:paraId="69A7EF97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C1B78DF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54F8D8F4" w14:textId="77777777" w:rsidR="00A521B3" w:rsidRPr="00041215" w:rsidRDefault="0041501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PBL Finance</w:t>
            </w:r>
          </w:p>
        </w:tc>
      </w:tr>
    </w:tbl>
    <w:p w14:paraId="6A9F63B9" w14:textId="77777777" w:rsidR="00A521B3" w:rsidRDefault="00A521B3" w:rsidP="00A521B3"/>
    <w:p w14:paraId="7FC1914F" w14:textId="77777777" w:rsidR="00A521B3" w:rsidRDefault="00750D08" w:rsidP="00A521B3">
      <w:r>
        <w:rPr>
          <w:noProof/>
          <w:lang w:eastAsia="en-GB"/>
        </w:rPr>
        <w:drawing>
          <wp:anchor distT="0" distB="0" distL="114300" distR="114300" simplePos="0" relativeHeight="251691008" behindDoc="0" locked="0" layoutInCell="1" allowOverlap="1" wp14:anchorId="33209050" wp14:editId="034D1453">
            <wp:simplePos x="0" y="0"/>
            <wp:positionH relativeFrom="margin">
              <wp:align>right</wp:align>
            </wp:positionH>
            <wp:positionV relativeFrom="paragraph">
              <wp:posOffset>29762</wp:posOffset>
            </wp:positionV>
            <wp:extent cx="4295140" cy="1518379"/>
            <wp:effectExtent l="19050" t="19050" r="10160" b="2476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140" cy="151837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21B3">
        <w:t>Parameters</w:t>
      </w:r>
    </w:p>
    <w:p w14:paraId="3FF0937D" w14:textId="77777777" w:rsidR="00750D08" w:rsidRDefault="00750D08" w:rsidP="00750D08">
      <w:r>
        <w:t>These are filters picked before running the report</w:t>
      </w:r>
    </w:p>
    <w:p w14:paraId="0B56EBC5" w14:textId="77777777"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14:paraId="209F9160" w14:textId="77777777"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2498DB2E" w14:textId="77777777" w:rsidR="00041215" w:rsidRDefault="00041215" w:rsidP="00041215"/>
    <w:p w14:paraId="171D3C3F" w14:textId="77777777" w:rsidR="008F1EFB" w:rsidRDefault="008F1EFB" w:rsidP="00041215">
      <w:r>
        <w:t>Final Report</w:t>
      </w:r>
    </w:p>
    <w:p w14:paraId="579CE9C5" w14:textId="77777777" w:rsidR="006E2D06" w:rsidRDefault="008F1EFB" w:rsidP="00041215">
      <w:r>
        <w:rPr>
          <w:noProof/>
          <w:lang w:eastAsia="en-GB"/>
        </w:rPr>
        <w:drawing>
          <wp:inline distT="0" distB="0" distL="0" distR="0" wp14:anchorId="3F115DAA" wp14:editId="18430E5E">
            <wp:extent cx="6645910" cy="2547620"/>
            <wp:effectExtent l="19050" t="19050" r="21590" b="2413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476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9C0FCD7" w14:textId="77777777" w:rsidR="006E2D06" w:rsidRDefault="006E2D06">
      <w:r>
        <w:br w:type="page"/>
      </w:r>
    </w:p>
    <w:p w14:paraId="3BB08884" w14:textId="77777777" w:rsidR="00041215" w:rsidRPr="00E46EE0" w:rsidRDefault="00041215" w:rsidP="00BA7CB5">
      <w:pPr>
        <w:pStyle w:val="Heading1"/>
      </w:pPr>
      <w:bookmarkStart w:id="296" w:name="_Toc448317936"/>
      <w:r w:rsidRPr="00E46EE0">
        <w:lastRenderedPageBreak/>
        <w:t>Folder – System Sales Orders</w:t>
      </w:r>
      <w:bookmarkEnd w:id="296"/>
    </w:p>
    <w:p w14:paraId="7E720392" w14:textId="77777777" w:rsidR="00041215" w:rsidRDefault="00041215" w:rsidP="00BA7CB5">
      <w:pPr>
        <w:pStyle w:val="Heading2"/>
      </w:pPr>
      <w:bookmarkStart w:id="297" w:name="_Toc448317937"/>
      <w:r>
        <w:t>Sales Orders Status</w:t>
      </w:r>
      <w:bookmarkEnd w:id="297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A521B3" w:rsidRPr="00041215" w14:paraId="6AA3E3AE" w14:textId="77777777" w:rsidTr="00BF1F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76FFED26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5339C769" w14:textId="77777777" w:rsidR="00A521B3" w:rsidRPr="00041215" w:rsidRDefault="00415017" w:rsidP="00BF1F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Details of Sales Orders</w:t>
            </w:r>
          </w:p>
        </w:tc>
      </w:tr>
      <w:tr w:rsidR="00A521B3" w:rsidRPr="00041215" w14:paraId="2994C7D3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C627091" w14:textId="77777777" w:rsidR="00A521B3" w:rsidRPr="00041215" w:rsidRDefault="00A521B3" w:rsidP="00BF1F9C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578522CC" w14:textId="77777777" w:rsidR="00A521B3" w:rsidRPr="00041215" w:rsidRDefault="0041501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Liz Collins/Shrinal Imamdar</w:t>
            </w:r>
          </w:p>
        </w:tc>
      </w:tr>
      <w:tr w:rsidR="00A521B3" w:rsidRPr="00041215" w14:paraId="3E77C66A" w14:textId="77777777" w:rsidTr="00BF1F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BC2A9B7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05F5B6F0" w14:textId="77777777" w:rsidR="00A521B3" w:rsidRPr="00041215" w:rsidRDefault="00415017" w:rsidP="00BF1F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Feb 2016</w:t>
            </w:r>
          </w:p>
        </w:tc>
      </w:tr>
      <w:tr w:rsidR="00A521B3" w:rsidRPr="00041215" w14:paraId="1C7590D7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403B750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6D9C33A1" w14:textId="77777777" w:rsidR="00A521B3" w:rsidRPr="00041215" w:rsidRDefault="0041501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PBL Sales/Finance</w:t>
            </w:r>
          </w:p>
        </w:tc>
      </w:tr>
    </w:tbl>
    <w:p w14:paraId="65424A91" w14:textId="77777777" w:rsidR="00A521B3" w:rsidRDefault="00A521B3" w:rsidP="00A521B3"/>
    <w:p w14:paraId="3B337AF0" w14:textId="77777777" w:rsidR="00A521B3" w:rsidRDefault="00750D08" w:rsidP="00A521B3">
      <w:r>
        <w:rPr>
          <w:noProof/>
          <w:lang w:eastAsia="en-GB"/>
        </w:rPr>
        <w:drawing>
          <wp:anchor distT="0" distB="0" distL="114300" distR="114300" simplePos="0" relativeHeight="251692032" behindDoc="0" locked="0" layoutInCell="1" allowOverlap="1" wp14:anchorId="5F8ADAD4" wp14:editId="6CF9D712">
            <wp:simplePos x="0" y="0"/>
            <wp:positionH relativeFrom="margin">
              <wp:align>right</wp:align>
            </wp:positionH>
            <wp:positionV relativeFrom="paragraph">
              <wp:posOffset>33573</wp:posOffset>
            </wp:positionV>
            <wp:extent cx="4295140" cy="3066022"/>
            <wp:effectExtent l="19050" t="19050" r="10160" b="2032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140" cy="306602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21B3">
        <w:t>Parameters</w:t>
      </w:r>
    </w:p>
    <w:p w14:paraId="41000FFF" w14:textId="77777777" w:rsidR="00750D08" w:rsidRDefault="00750D08" w:rsidP="00750D08">
      <w:r>
        <w:t>These are filters picked before running the report</w:t>
      </w:r>
    </w:p>
    <w:p w14:paraId="3A727610" w14:textId="77777777"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14:paraId="54282824" w14:textId="77777777"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2398CF3C" w14:textId="77777777" w:rsidR="00415017" w:rsidRDefault="00415017" w:rsidP="00415017">
      <w:pPr>
        <w:pStyle w:val="ListParagraph"/>
        <w:numPr>
          <w:ilvl w:val="0"/>
          <w:numId w:val="1"/>
        </w:numPr>
      </w:pPr>
      <w:r>
        <w:t>Status</w:t>
      </w:r>
    </w:p>
    <w:p w14:paraId="385308B0" w14:textId="77777777" w:rsidR="00415017" w:rsidRDefault="00415017" w:rsidP="00415017">
      <w:pPr>
        <w:pStyle w:val="ListParagraph"/>
        <w:numPr>
          <w:ilvl w:val="1"/>
          <w:numId w:val="1"/>
        </w:numPr>
      </w:pPr>
      <w:r>
        <w:t>Choose Sales Order Status</w:t>
      </w:r>
    </w:p>
    <w:p w14:paraId="6481243F" w14:textId="77777777" w:rsidR="00415017" w:rsidRDefault="00415017" w:rsidP="00415017">
      <w:pPr>
        <w:pStyle w:val="ListParagraph"/>
        <w:numPr>
          <w:ilvl w:val="0"/>
          <w:numId w:val="1"/>
        </w:numPr>
      </w:pPr>
      <w:r>
        <w:t>Ship from</w:t>
      </w:r>
    </w:p>
    <w:p w14:paraId="49587CB2" w14:textId="77777777" w:rsidR="00415017" w:rsidRDefault="00415017" w:rsidP="00415017">
      <w:pPr>
        <w:pStyle w:val="ListParagraph"/>
        <w:numPr>
          <w:ilvl w:val="1"/>
          <w:numId w:val="1"/>
        </w:numPr>
      </w:pPr>
      <w:r>
        <w:t>Start of ship date period</w:t>
      </w:r>
    </w:p>
    <w:p w14:paraId="62B4A383" w14:textId="77777777" w:rsidR="00415017" w:rsidRDefault="00415017" w:rsidP="00415017">
      <w:pPr>
        <w:pStyle w:val="ListParagraph"/>
        <w:numPr>
          <w:ilvl w:val="0"/>
          <w:numId w:val="1"/>
        </w:numPr>
      </w:pPr>
      <w:r>
        <w:t>Ship to</w:t>
      </w:r>
    </w:p>
    <w:p w14:paraId="46F1B32E" w14:textId="77777777" w:rsidR="00415017" w:rsidRDefault="00415017" w:rsidP="00415017">
      <w:pPr>
        <w:pStyle w:val="ListParagraph"/>
        <w:numPr>
          <w:ilvl w:val="1"/>
          <w:numId w:val="1"/>
        </w:numPr>
      </w:pPr>
      <w:r>
        <w:t>End of ship date period</w:t>
      </w:r>
    </w:p>
    <w:p w14:paraId="4173B657" w14:textId="77777777" w:rsidR="00041215" w:rsidRDefault="00041215" w:rsidP="00041215"/>
    <w:p w14:paraId="0F26FE27" w14:textId="77777777" w:rsidR="008F1EFB" w:rsidRDefault="008F1EFB" w:rsidP="00041215">
      <w:r>
        <w:t>Final Report</w:t>
      </w:r>
    </w:p>
    <w:p w14:paraId="65F0C9C6" w14:textId="77777777" w:rsidR="006E2D06" w:rsidRDefault="008F1EFB" w:rsidP="00041215">
      <w:r>
        <w:rPr>
          <w:noProof/>
          <w:lang w:eastAsia="en-GB"/>
        </w:rPr>
        <w:drawing>
          <wp:inline distT="0" distB="0" distL="0" distR="0" wp14:anchorId="47BCC87F" wp14:editId="30648CD3">
            <wp:extent cx="6645910" cy="1331595"/>
            <wp:effectExtent l="19050" t="19050" r="21590" b="209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315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179A631" w14:textId="77777777" w:rsidR="006E2D06" w:rsidRDefault="006E2D06">
      <w:r>
        <w:br w:type="page"/>
      </w:r>
    </w:p>
    <w:p w14:paraId="12E989E8" w14:textId="77777777" w:rsidR="00041215" w:rsidRDefault="00041215" w:rsidP="00BA7CB5">
      <w:pPr>
        <w:pStyle w:val="Heading2"/>
      </w:pPr>
      <w:bookmarkStart w:id="298" w:name="_Toc448317938"/>
      <w:r>
        <w:lastRenderedPageBreak/>
        <w:t xml:space="preserve">Sales </w:t>
      </w:r>
      <w:r w:rsidR="00A521B3">
        <w:t>by</w:t>
      </w:r>
      <w:r>
        <w:t xml:space="preserve"> Job</w:t>
      </w:r>
      <w:bookmarkEnd w:id="298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A521B3" w:rsidRPr="00041215" w14:paraId="4877C595" w14:textId="77777777" w:rsidTr="00BF1F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245C5689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057083AA" w14:textId="77777777" w:rsidR="00A521B3" w:rsidRPr="00041215" w:rsidRDefault="00415017" w:rsidP="0041501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Details of Sales that are related to a manufacturing jobs</w:t>
            </w:r>
          </w:p>
        </w:tc>
      </w:tr>
      <w:tr w:rsidR="00A521B3" w:rsidRPr="00041215" w14:paraId="1AA4946D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5E3C124" w14:textId="77777777" w:rsidR="00A521B3" w:rsidRPr="00041215" w:rsidRDefault="00A521B3" w:rsidP="00BF1F9C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7D755E03" w14:textId="77777777" w:rsidR="00A521B3" w:rsidRPr="00041215" w:rsidRDefault="0041501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Shrinal Imamdar</w:t>
            </w:r>
          </w:p>
        </w:tc>
      </w:tr>
      <w:tr w:rsidR="00A521B3" w:rsidRPr="00041215" w14:paraId="562448AA" w14:textId="77777777" w:rsidTr="00BF1F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6DECC7A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1C57249C" w14:textId="77777777" w:rsidR="00A521B3" w:rsidRPr="00041215" w:rsidRDefault="00415017" w:rsidP="00BF1F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Jan 2016</w:t>
            </w:r>
          </w:p>
        </w:tc>
      </w:tr>
      <w:tr w:rsidR="00A521B3" w:rsidRPr="00041215" w14:paraId="3AF1AC58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9049359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4F95A542" w14:textId="77777777" w:rsidR="00A521B3" w:rsidRPr="00041215" w:rsidRDefault="0041501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PBL Sales</w:t>
            </w:r>
          </w:p>
        </w:tc>
      </w:tr>
    </w:tbl>
    <w:p w14:paraId="646D7DDD" w14:textId="77777777" w:rsidR="00A521B3" w:rsidRDefault="00A521B3" w:rsidP="00A521B3"/>
    <w:p w14:paraId="57827594" w14:textId="77777777" w:rsidR="00A521B3" w:rsidRDefault="00750D08" w:rsidP="00A521B3">
      <w:r>
        <w:rPr>
          <w:noProof/>
          <w:lang w:eastAsia="en-GB"/>
        </w:rPr>
        <w:drawing>
          <wp:anchor distT="0" distB="0" distL="114300" distR="114300" simplePos="0" relativeHeight="251693056" behindDoc="0" locked="0" layoutInCell="1" allowOverlap="1" wp14:anchorId="1C7B4895" wp14:editId="409C2C02">
            <wp:simplePos x="0" y="0"/>
            <wp:positionH relativeFrom="margin">
              <wp:align>right</wp:align>
            </wp:positionH>
            <wp:positionV relativeFrom="paragraph">
              <wp:posOffset>29762</wp:posOffset>
            </wp:positionV>
            <wp:extent cx="4306186" cy="3920401"/>
            <wp:effectExtent l="19050" t="19050" r="18415" b="2349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6186" cy="392040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21B3">
        <w:t>Parameters</w:t>
      </w:r>
    </w:p>
    <w:p w14:paraId="42E596FE" w14:textId="77777777" w:rsidR="00750D08" w:rsidRDefault="00750D08" w:rsidP="00750D08">
      <w:r>
        <w:t>These are filters picked before running the report</w:t>
      </w:r>
    </w:p>
    <w:p w14:paraId="7CDE5B25" w14:textId="77777777"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14:paraId="795BA894" w14:textId="77777777"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4C5F25A2" w14:textId="77777777" w:rsidR="00415017" w:rsidRDefault="00415017" w:rsidP="00415017">
      <w:pPr>
        <w:pStyle w:val="ListParagraph"/>
        <w:numPr>
          <w:ilvl w:val="0"/>
          <w:numId w:val="1"/>
        </w:numPr>
      </w:pPr>
      <w:r>
        <w:t>Batch from</w:t>
      </w:r>
    </w:p>
    <w:p w14:paraId="79339908" w14:textId="77777777" w:rsidR="00415017" w:rsidRDefault="00415017" w:rsidP="00415017">
      <w:pPr>
        <w:pStyle w:val="ListParagraph"/>
        <w:numPr>
          <w:ilvl w:val="1"/>
          <w:numId w:val="1"/>
        </w:numPr>
      </w:pPr>
      <w:r>
        <w:t>Start of transaction date period</w:t>
      </w:r>
    </w:p>
    <w:p w14:paraId="4B82B84C" w14:textId="77777777" w:rsidR="00415017" w:rsidRDefault="00415017" w:rsidP="00415017">
      <w:pPr>
        <w:pStyle w:val="ListParagraph"/>
        <w:numPr>
          <w:ilvl w:val="0"/>
          <w:numId w:val="1"/>
        </w:numPr>
      </w:pPr>
      <w:r>
        <w:t>Batch to</w:t>
      </w:r>
    </w:p>
    <w:p w14:paraId="70E52721" w14:textId="77777777" w:rsidR="00415017" w:rsidRDefault="00415017" w:rsidP="00415017">
      <w:pPr>
        <w:pStyle w:val="ListParagraph"/>
        <w:numPr>
          <w:ilvl w:val="1"/>
          <w:numId w:val="1"/>
        </w:numPr>
      </w:pPr>
      <w:r>
        <w:t>End of transaction date period</w:t>
      </w:r>
    </w:p>
    <w:p w14:paraId="221B0FEE" w14:textId="77777777" w:rsidR="00415017" w:rsidRDefault="00415017" w:rsidP="00415017">
      <w:pPr>
        <w:pStyle w:val="ListParagraph"/>
        <w:numPr>
          <w:ilvl w:val="0"/>
          <w:numId w:val="1"/>
        </w:numPr>
      </w:pPr>
      <w:r>
        <w:t>Batch</w:t>
      </w:r>
    </w:p>
    <w:p w14:paraId="033EE984" w14:textId="77777777" w:rsidR="00415017" w:rsidRDefault="00415017" w:rsidP="00415017">
      <w:pPr>
        <w:pStyle w:val="ListParagraph"/>
        <w:numPr>
          <w:ilvl w:val="1"/>
          <w:numId w:val="1"/>
        </w:numPr>
      </w:pPr>
      <w:r>
        <w:t>Syspro Job to review</w:t>
      </w:r>
    </w:p>
    <w:p w14:paraId="1F912E71" w14:textId="77777777" w:rsidR="00415017" w:rsidRDefault="00415017" w:rsidP="00415017"/>
    <w:p w14:paraId="1FAF7574" w14:textId="77777777" w:rsidR="00415017" w:rsidRDefault="00415017" w:rsidP="00415017"/>
    <w:p w14:paraId="2939A9CD" w14:textId="77777777" w:rsidR="00041215" w:rsidRDefault="00041215" w:rsidP="00041215"/>
    <w:p w14:paraId="2433DBF7" w14:textId="77777777" w:rsidR="008F1EFB" w:rsidRDefault="008F1EFB" w:rsidP="00041215">
      <w:r>
        <w:t>Final Report</w:t>
      </w:r>
    </w:p>
    <w:p w14:paraId="748A58EF" w14:textId="77777777" w:rsidR="006E2D06" w:rsidRDefault="008F1EFB" w:rsidP="00041215">
      <w:r>
        <w:rPr>
          <w:noProof/>
          <w:lang w:eastAsia="en-GB"/>
        </w:rPr>
        <w:drawing>
          <wp:inline distT="0" distB="0" distL="0" distR="0" wp14:anchorId="42512530" wp14:editId="3E0C81D2">
            <wp:extent cx="6645910" cy="2681605"/>
            <wp:effectExtent l="19050" t="19050" r="21590" b="2349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816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A82D097" w14:textId="77777777" w:rsidR="006E2D06" w:rsidRDefault="006E2D06">
      <w:r>
        <w:br w:type="page"/>
      </w:r>
    </w:p>
    <w:p w14:paraId="07893628" w14:textId="77777777" w:rsidR="00041215" w:rsidRDefault="00041215" w:rsidP="00BA7CB5">
      <w:pPr>
        <w:pStyle w:val="Heading2"/>
      </w:pPr>
      <w:bookmarkStart w:id="299" w:name="_Toc448317939"/>
      <w:r>
        <w:lastRenderedPageBreak/>
        <w:t>Sales Order KPI</w:t>
      </w:r>
      <w:bookmarkEnd w:id="299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A521B3" w:rsidRPr="00041215" w14:paraId="1C17A093" w14:textId="77777777" w:rsidTr="00BF1F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35EF5567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39AC2516" w14:textId="77777777" w:rsidR="00A521B3" w:rsidRPr="00041215" w:rsidRDefault="00415017" w:rsidP="00BF1F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Monitoring of whether production have met the agreed date in Sales</w:t>
            </w:r>
          </w:p>
        </w:tc>
      </w:tr>
      <w:tr w:rsidR="00A521B3" w:rsidRPr="00041215" w14:paraId="4AC9501F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177EA3D" w14:textId="77777777" w:rsidR="00A521B3" w:rsidRPr="00041215" w:rsidRDefault="00A521B3" w:rsidP="00BF1F9C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006200E7" w14:textId="77777777" w:rsidR="00A521B3" w:rsidRPr="00041215" w:rsidRDefault="0041501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Ross Moore</w:t>
            </w:r>
          </w:p>
        </w:tc>
      </w:tr>
      <w:tr w:rsidR="00A521B3" w:rsidRPr="00041215" w14:paraId="30084E4C" w14:textId="77777777" w:rsidTr="00BF1F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8138391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0FAB0C6C" w14:textId="77777777" w:rsidR="00A521B3" w:rsidRPr="00041215" w:rsidRDefault="00415017" w:rsidP="00BF1F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Feb 2016</w:t>
            </w:r>
          </w:p>
        </w:tc>
      </w:tr>
      <w:tr w:rsidR="00A521B3" w:rsidRPr="00041215" w14:paraId="1D57CF55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9B082E4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139A3109" w14:textId="77777777" w:rsidR="00A521B3" w:rsidRPr="00041215" w:rsidRDefault="0041501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PBL Manufacturing</w:t>
            </w:r>
          </w:p>
        </w:tc>
      </w:tr>
    </w:tbl>
    <w:p w14:paraId="4CB9B809" w14:textId="77777777" w:rsidR="00A521B3" w:rsidRDefault="00A521B3" w:rsidP="00A521B3"/>
    <w:p w14:paraId="0BD6080A" w14:textId="77777777" w:rsidR="00A521B3" w:rsidRDefault="00750D08" w:rsidP="00A521B3">
      <w:r>
        <w:rPr>
          <w:noProof/>
          <w:lang w:eastAsia="en-GB"/>
        </w:rPr>
        <w:drawing>
          <wp:anchor distT="0" distB="0" distL="114300" distR="114300" simplePos="0" relativeHeight="251694080" behindDoc="0" locked="0" layoutInCell="1" allowOverlap="1" wp14:anchorId="00DD37E6" wp14:editId="41B62787">
            <wp:simplePos x="0" y="0"/>
            <wp:positionH relativeFrom="margin">
              <wp:align>right</wp:align>
            </wp:positionH>
            <wp:positionV relativeFrom="margin">
              <wp:posOffset>1241029</wp:posOffset>
            </wp:positionV>
            <wp:extent cx="4280496" cy="3051545"/>
            <wp:effectExtent l="19050" t="19050" r="25400" b="15875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0496" cy="30515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A521B3">
        <w:t>Parameters</w:t>
      </w:r>
    </w:p>
    <w:p w14:paraId="2CFF2826" w14:textId="77777777" w:rsidR="00750D08" w:rsidRDefault="00750D08" w:rsidP="00750D08">
      <w:r>
        <w:t>These are filters picked before running the report</w:t>
      </w:r>
    </w:p>
    <w:p w14:paraId="53B3FC57" w14:textId="77777777"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14:paraId="3AE47AD6" w14:textId="77777777"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6A49266D" w14:textId="77777777" w:rsidR="00415017" w:rsidRDefault="00415017" w:rsidP="00415017">
      <w:pPr>
        <w:pStyle w:val="ListParagraph"/>
        <w:numPr>
          <w:ilvl w:val="0"/>
          <w:numId w:val="1"/>
        </w:numPr>
      </w:pPr>
      <w:r>
        <w:t>Year</w:t>
      </w:r>
    </w:p>
    <w:p w14:paraId="135416C4" w14:textId="77777777" w:rsidR="00415017" w:rsidRDefault="00415017" w:rsidP="00415017">
      <w:pPr>
        <w:pStyle w:val="ListParagraph"/>
        <w:numPr>
          <w:ilvl w:val="1"/>
          <w:numId w:val="1"/>
        </w:numPr>
      </w:pPr>
      <w:r>
        <w:t>Year to review</w:t>
      </w:r>
    </w:p>
    <w:p w14:paraId="1BFA17A6" w14:textId="77777777" w:rsidR="00415017" w:rsidRDefault="00415017" w:rsidP="00415017">
      <w:pPr>
        <w:pStyle w:val="ListParagraph"/>
        <w:numPr>
          <w:ilvl w:val="0"/>
          <w:numId w:val="1"/>
        </w:numPr>
      </w:pPr>
      <w:r>
        <w:t>Quarter</w:t>
      </w:r>
    </w:p>
    <w:p w14:paraId="646A08DB" w14:textId="77777777" w:rsidR="00415017" w:rsidRDefault="00415017" w:rsidP="00415017">
      <w:pPr>
        <w:pStyle w:val="ListParagraph"/>
        <w:numPr>
          <w:ilvl w:val="1"/>
          <w:numId w:val="1"/>
        </w:numPr>
      </w:pPr>
      <w:r>
        <w:t>Quarter to review</w:t>
      </w:r>
    </w:p>
    <w:p w14:paraId="52E29352" w14:textId="77777777" w:rsidR="00415017" w:rsidRDefault="00415017" w:rsidP="00415017"/>
    <w:p w14:paraId="593AA1DB" w14:textId="77777777" w:rsidR="00415017" w:rsidRDefault="00415017" w:rsidP="00415017"/>
    <w:p w14:paraId="39602C12" w14:textId="77777777" w:rsidR="00041215" w:rsidRDefault="00041215" w:rsidP="00041215"/>
    <w:p w14:paraId="39877C64" w14:textId="77777777" w:rsidR="008F1EFB" w:rsidRDefault="008F1EFB" w:rsidP="00041215">
      <w:r>
        <w:t>Final Report</w:t>
      </w:r>
    </w:p>
    <w:p w14:paraId="1DBBD79B" w14:textId="77777777" w:rsidR="006E2D06" w:rsidRDefault="008F1EFB" w:rsidP="00041215">
      <w:r>
        <w:rPr>
          <w:noProof/>
          <w:lang w:eastAsia="en-GB"/>
        </w:rPr>
        <w:drawing>
          <wp:inline distT="0" distB="0" distL="0" distR="0" wp14:anchorId="04174FFF" wp14:editId="0D64A270">
            <wp:extent cx="6645910" cy="2055495"/>
            <wp:effectExtent l="19050" t="19050" r="21590" b="209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554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A4B0F87" w14:textId="77777777" w:rsidR="006E2D06" w:rsidRDefault="006E2D06">
      <w:r>
        <w:br w:type="page"/>
      </w:r>
    </w:p>
    <w:p w14:paraId="3C9F8D0D" w14:textId="77777777" w:rsidR="00041215" w:rsidRPr="00E46EE0" w:rsidRDefault="00041215" w:rsidP="00BA7CB5">
      <w:pPr>
        <w:pStyle w:val="Heading1"/>
      </w:pPr>
      <w:bookmarkStart w:id="300" w:name="_Toc448317940"/>
      <w:r w:rsidRPr="00E46EE0">
        <w:lastRenderedPageBreak/>
        <w:t>Folder – System WIP</w:t>
      </w:r>
      <w:bookmarkEnd w:id="300"/>
    </w:p>
    <w:p w14:paraId="4FF311D9" w14:textId="77777777" w:rsidR="00041215" w:rsidRDefault="00041215" w:rsidP="00BA7CB5">
      <w:pPr>
        <w:pStyle w:val="Heading2"/>
      </w:pPr>
      <w:bookmarkStart w:id="301" w:name="_Toc448317941"/>
      <w:r>
        <w:t>Job</w:t>
      </w:r>
      <w:r w:rsidR="00A521B3">
        <w:t xml:space="preserve"> </w:t>
      </w:r>
      <w:r>
        <w:t>Lot</w:t>
      </w:r>
      <w:r w:rsidR="00A521B3">
        <w:t xml:space="preserve"> </w:t>
      </w:r>
      <w:r>
        <w:t>Output</w:t>
      </w:r>
      <w:bookmarkEnd w:id="301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A521B3" w:rsidRPr="00041215" w14:paraId="34D838AB" w14:textId="77777777" w:rsidTr="00BF1F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3B00A1C7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224B1102" w14:textId="77777777" w:rsidR="00A521B3" w:rsidRPr="00041215" w:rsidRDefault="00415017" w:rsidP="00BF1F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Details of lots created from job and where they have been used</w:t>
            </w:r>
          </w:p>
        </w:tc>
      </w:tr>
      <w:tr w:rsidR="00A521B3" w:rsidRPr="00041215" w14:paraId="6C2EACA3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602C1C6" w14:textId="77777777" w:rsidR="00A521B3" w:rsidRPr="00041215" w:rsidRDefault="00A521B3" w:rsidP="00BF1F9C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12D0B7FA" w14:textId="77777777" w:rsidR="00A521B3" w:rsidRPr="00041215" w:rsidRDefault="0041501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Ross Moore</w:t>
            </w:r>
          </w:p>
        </w:tc>
      </w:tr>
      <w:tr w:rsidR="00A521B3" w:rsidRPr="00041215" w14:paraId="751489F4" w14:textId="77777777" w:rsidTr="00BF1F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5A1D99B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3D25FAD5" w14:textId="77777777" w:rsidR="00A521B3" w:rsidRPr="00041215" w:rsidRDefault="00415017" w:rsidP="00BF1F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Nov 2015</w:t>
            </w:r>
          </w:p>
        </w:tc>
      </w:tr>
      <w:tr w:rsidR="00A521B3" w:rsidRPr="00041215" w14:paraId="311F5BAD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FFD47E8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22BC6946" w14:textId="77777777" w:rsidR="00A521B3" w:rsidRPr="00041215" w:rsidRDefault="0041501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PBL Manufacturing</w:t>
            </w:r>
          </w:p>
        </w:tc>
      </w:tr>
    </w:tbl>
    <w:p w14:paraId="1B0CCCFF" w14:textId="77777777" w:rsidR="00A521B3" w:rsidRDefault="00A521B3" w:rsidP="00A521B3"/>
    <w:p w14:paraId="5521219C" w14:textId="77777777" w:rsidR="00A521B3" w:rsidRDefault="00750D08" w:rsidP="00A521B3">
      <w:r>
        <w:rPr>
          <w:noProof/>
          <w:lang w:eastAsia="en-GB"/>
        </w:rPr>
        <w:drawing>
          <wp:anchor distT="0" distB="0" distL="114300" distR="114300" simplePos="0" relativeHeight="251695104" behindDoc="0" locked="0" layoutInCell="1" allowOverlap="1" wp14:anchorId="68B84A06" wp14:editId="00FCAFE2">
            <wp:simplePos x="0" y="0"/>
            <wp:positionH relativeFrom="margin">
              <wp:align>right</wp:align>
            </wp:positionH>
            <wp:positionV relativeFrom="paragraph">
              <wp:posOffset>33573</wp:posOffset>
            </wp:positionV>
            <wp:extent cx="4369982" cy="2828260"/>
            <wp:effectExtent l="19050" t="19050" r="12065" b="1079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9982" cy="28282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21B3">
        <w:t>Parameters</w:t>
      </w:r>
    </w:p>
    <w:p w14:paraId="731348BE" w14:textId="77777777" w:rsidR="00750D08" w:rsidRDefault="00750D08" w:rsidP="00750D08">
      <w:r>
        <w:t>These are filters picked before running the report</w:t>
      </w:r>
    </w:p>
    <w:p w14:paraId="45DA9084" w14:textId="77777777"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14:paraId="6CE6FC94" w14:textId="77777777"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7474B7CB" w14:textId="77777777" w:rsidR="00415017" w:rsidRDefault="00415017" w:rsidP="00415017">
      <w:pPr>
        <w:pStyle w:val="ListParagraph"/>
        <w:numPr>
          <w:ilvl w:val="0"/>
          <w:numId w:val="1"/>
        </w:numPr>
      </w:pPr>
      <w:r>
        <w:t>Batch</w:t>
      </w:r>
    </w:p>
    <w:p w14:paraId="3CBBD4AB" w14:textId="77777777" w:rsidR="00415017" w:rsidRDefault="00415017" w:rsidP="00415017">
      <w:pPr>
        <w:pStyle w:val="ListParagraph"/>
        <w:numPr>
          <w:ilvl w:val="1"/>
          <w:numId w:val="1"/>
        </w:numPr>
      </w:pPr>
      <w:r>
        <w:t>Syspro manufacturing job to review</w:t>
      </w:r>
    </w:p>
    <w:p w14:paraId="0CDA6995" w14:textId="77777777" w:rsidR="00415017" w:rsidRDefault="00415017" w:rsidP="00415017"/>
    <w:p w14:paraId="32113B38" w14:textId="77777777" w:rsidR="00E46EE0" w:rsidRDefault="00E46EE0" w:rsidP="00041215"/>
    <w:p w14:paraId="5A198EC3" w14:textId="77777777" w:rsidR="003E2A7F" w:rsidRDefault="003E2A7F" w:rsidP="00041215">
      <w:r>
        <w:t>Final Report</w:t>
      </w:r>
    </w:p>
    <w:p w14:paraId="2186AA41" w14:textId="77777777" w:rsidR="00BA7CB5" w:rsidRDefault="003E2A7F" w:rsidP="00041215">
      <w:r>
        <w:rPr>
          <w:noProof/>
          <w:lang w:eastAsia="en-GB"/>
        </w:rPr>
        <w:drawing>
          <wp:inline distT="0" distB="0" distL="0" distR="0" wp14:anchorId="78F4338F" wp14:editId="4B6AF993">
            <wp:extent cx="6645910" cy="2253615"/>
            <wp:effectExtent l="19050" t="19050" r="21590" b="133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536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3E4A2B" w14:textId="77777777" w:rsidR="00BA7CB5" w:rsidRDefault="00BA7CB5" w:rsidP="00BA7CB5">
      <w:r>
        <w:br w:type="page"/>
      </w:r>
    </w:p>
    <w:p w14:paraId="5EB02332" w14:textId="77777777" w:rsidR="00BA7CB5" w:rsidRPr="00E46EE0" w:rsidRDefault="00BA7CB5" w:rsidP="00BA7CB5">
      <w:pPr>
        <w:pStyle w:val="Heading1"/>
      </w:pPr>
      <w:bookmarkStart w:id="302" w:name="_Toc448317942"/>
      <w:r w:rsidRPr="00E46EE0">
        <w:lastRenderedPageBreak/>
        <w:t xml:space="preserve">Folder – </w:t>
      </w:r>
      <w:r>
        <w:t>Development</w:t>
      </w:r>
      <w:bookmarkEnd w:id="302"/>
    </w:p>
    <w:p w14:paraId="26430B42" w14:textId="77777777" w:rsidR="00897F97" w:rsidRDefault="00897F97" w:rsidP="00897F97">
      <w:pPr>
        <w:pStyle w:val="Heading2"/>
        <w:rPr>
          <w:ins w:id="303" w:author="Chris Johnson" w:date="2016-03-18T16:36:00Z"/>
        </w:rPr>
      </w:pPr>
      <w:bookmarkStart w:id="304" w:name="_Toc448317943"/>
      <w:ins w:id="305" w:author="Chris Johnson" w:date="2016-03-18T16:36:00Z">
        <w:r>
          <w:t xml:space="preserve">Actuals Budgets </w:t>
        </w:r>
      </w:ins>
      <w:ins w:id="306" w:author="Chris Johnson" w:date="2016-03-18T16:41:00Z">
        <w:r>
          <w:t xml:space="preserve">GL Group </w:t>
        </w:r>
      </w:ins>
      <w:ins w:id="307" w:author="Chris Johnson" w:date="2016-03-18T16:36:00Z">
        <w:r>
          <w:t>Maps</w:t>
        </w:r>
        <w:bookmarkEnd w:id="304"/>
      </w:ins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897F97" w:rsidRPr="00041215" w14:paraId="3E20A48F" w14:textId="77777777" w:rsidTr="004129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ins w:id="308" w:author="Chris Johnson" w:date="2016-03-18T16:36:00Z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7513B180" w14:textId="77777777" w:rsidR="00897F97" w:rsidRPr="00041215" w:rsidRDefault="00897F97" w:rsidP="00412991">
            <w:pPr>
              <w:rPr>
                <w:ins w:id="309" w:author="Chris Johnson" w:date="2016-03-18T16:36:00Z"/>
                <w:i w:val="0"/>
              </w:rPr>
            </w:pPr>
            <w:ins w:id="310" w:author="Chris Johnson" w:date="2016-03-18T16:36:00Z">
              <w:r>
                <w:rPr>
                  <w:i w:val="0"/>
                </w:rPr>
                <w:t>Description</w:t>
              </w:r>
            </w:ins>
          </w:p>
        </w:tc>
        <w:tc>
          <w:tcPr>
            <w:tcW w:w="8901" w:type="dxa"/>
          </w:tcPr>
          <w:p w14:paraId="0F8D6321" w14:textId="77777777" w:rsidR="00897F97" w:rsidRPr="00041215" w:rsidRDefault="00897F97" w:rsidP="00897F9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311" w:author="Chris Johnson" w:date="2016-03-18T16:36:00Z"/>
              </w:rPr>
            </w:pPr>
            <w:ins w:id="312" w:author="Chris Johnson" w:date="2016-03-18T16:36:00Z">
              <w:r>
                <w:t xml:space="preserve">Review of </w:t>
              </w:r>
            </w:ins>
            <w:ins w:id="313" w:author="Chris Johnson" w:date="2016-03-18T16:42:00Z">
              <w:r>
                <w:t>GL Group</w:t>
              </w:r>
            </w:ins>
            <w:ins w:id="314" w:author="Chris Johnson" w:date="2016-03-18T16:36:00Z">
              <w:r>
                <w:t xml:space="preserve"> maps for use in other reports</w:t>
              </w:r>
            </w:ins>
          </w:p>
        </w:tc>
      </w:tr>
      <w:tr w:rsidR="00897F97" w:rsidRPr="00041215" w14:paraId="755417D2" w14:textId="77777777" w:rsidTr="004129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315" w:author="Chris Johnson" w:date="2016-03-18T16:36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555C4F0" w14:textId="77777777" w:rsidR="00897F97" w:rsidRPr="00041215" w:rsidRDefault="00897F97" w:rsidP="00412991">
            <w:pPr>
              <w:rPr>
                <w:ins w:id="316" w:author="Chris Johnson" w:date="2016-03-18T16:36:00Z"/>
                <w:i w:val="0"/>
              </w:rPr>
            </w:pPr>
            <w:ins w:id="317" w:author="Chris Johnson" w:date="2016-03-18T16:36:00Z">
              <w:r w:rsidRPr="00041215">
                <w:rPr>
                  <w:i w:val="0"/>
                </w:rPr>
                <w:t>Requested by</w:t>
              </w:r>
            </w:ins>
          </w:p>
        </w:tc>
        <w:tc>
          <w:tcPr>
            <w:tcW w:w="8901" w:type="dxa"/>
          </w:tcPr>
          <w:p w14:paraId="4670ED80" w14:textId="77777777" w:rsidR="00897F97" w:rsidRPr="00041215" w:rsidRDefault="00897F97" w:rsidP="004129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18" w:author="Chris Johnson" w:date="2016-03-18T16:36:00Z"/>
              </w:rPr>
            </w:pPr>
            <w:ins w:id="319" w:author="Chris Johnson" w:date="2016-03-18T16:36:00Z">
              <w:r>
                <w:t>Bruce Pritchard</w:t>
              </w:r>
            </w:ins>
          </w:p>
        </w:tc>
      </w:tr>
      <w:tr w:rsidR="00897F97" w:rsidRPr="00041215" w14:paraId="46B9F06B" w14:textId="77777777" w:rsidTr="00412991">
        <w:trPr>
          <w:ins w:id="320" w:author="Chris Johnson" w:date="2016-03-18T16:36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622C8B4" w14:textId="77777777" w:rsidR="00897F97" w:rsidRPr="00041215" w:rsidRDefault="00897F97" w:rsidP="00412991">
            <w:pPr>
              <w:rPr>
                <w:ins w:id="321" w:author="Chris Johnson" w:date="2016-03-18T16:36:00Z"/>
                <w:i w:val="0"/>
              </w:rPr>
            </w:pPr>
            <w:ins w:id="322" w:author="Chris Johnson" w:date="2016-03-18T16:36:00Z">
              <w:r>
                <w:rPr>
                  <w:i w:val="0"/>
                </w:rPr>
                <w:t>Delivered Date</w:t>
              </w:r>
            </w:ins>
          </w:p>
        </w:tc>
        <w:tc>
          <w:tcPr>
            <w:tcW w:w="8901" w:type="dxa"/>
          </w:tcPr>
          <w:p w14:paraId="6F7A6D24" w14:textId="77777777" w:rsidR="00897F97" w:rsidRPr="00041215" w:rsidRDefault="00897F97" w:rsidP="004129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323" w:author="Chris Johnson" w:date="2016-03-18T16:36:00Z"/>
              </w:rPr>
            </w:pPr>
            <w:ins w:id="324" w:author="Chris Johnson" w:date="2016-03-18T16:36:00Z">
              <w:r>
                <w:t>N/A</w:t>
              </w:r>
            </w:ins>
          </w:p>
        </w:tc>
      </w:tr>
      <w:tr w:rsidR="00897F97" w:rsidRPr="00041215" w14:paraId="76365146" w14:textId="77777777" w:rsidTr="004129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325" w:author="Chris Johnson" w:date="2016-03-18T16:36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64919E7" w14:textId="77777777" w:rsidR="00897F97" w:rsidRPr="00041215" w:rsidRDefault="00897F97" w:rsidP="00412991">
            <w:pPr>
              <w:rPr>
                <w:ins w:id="326" w:author="Chris Johnson" w:date="2016-03-18T16:36:00Z"/>
                <w:i w:val="0"/>
              </w:rPr>
            </w:pPr>
            <w:ins w:id="327" w:author="Chris Johnson" w:date="2016-03-18T16:36:00Z">
              <w:r>
                <w:rPr>
                  <w:i w:val="0"/>
                </w:rPr>
                <w:t>Used by</w:t>
              </w:r>
            </w:ins>
          </w:p>
        </w:tc>
        <w:tc>
          <w:tcPr>
            <w:tcW w:w="8901" w:type="dxa"/>
          </w:tcPr>
          <w:p w14:paraId="1D739560" w14:textId="77777777" w:rsidR="00897F97" w:rsidRPr="00041215" w:rsidRDefault="00897F97" w:rsidP="004129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28" w:author="Chris Johnson" w:date="2016-03-18T16:36:00Z"/>
              </w:rPr>
            </w:pPr>
            <w:ins w:id="329" w:author="Chris Johnson" w:date="2016-03-18T16:36:00Z">
              <w:r>
                <w:t>N/A</w:t>
              </w:r>
            </w:ins>
          </w:p>
        </w:tc>
      </w:tr>
    </w:tbl>
    <w:p w14:paraId="1CD8DC9F" w14:textId="77777777" w:rsidR="00897F97" w:rsidRDefault="00897F97" w:rsidP="00897F97">
      <w:pPr>
        <w:rPr>
          <w:ins w:id="330" w:author="Chris Johnson" w:date="2016-03-18T16:36:00Z"/>
        </w:rPr>
      </w:pPr>
    </w:p>
    <w:p w14:paraId="469492B5" w14:textId="77777777" w:rsidR="00897F97" w:rsidRDefault="00897F97" w:rsidP="00897F97">
      <w:pPr>
        <w:rPr>
          <w:ins w:id="331" w:author="Chris Johnson" w:date="2016-03-18T16:36:00Z"/>
        </w:rPr>
      </w:pPr>
      <w:ins w:id="332" w:author="Chris Johnson" w:date="2016-03-18T16:42:00Z">
        <w:r>
          <w:rPr>
            <w:noProof/>
            <w:lang w:eastAsia="en-GB"/>
          </w:rPr>
          <w:drawing>
            <wp:anchor distT="0" distB="0" distL="114300" distR="114300" simplePos="0" relativeHeight="251696128" behindDoc="0" locked="0" layoutInCell="1" allowOverlap="1" wp14:anchorId="61F54EBF" wp14:editId="1ADAE721">
              <wp:simplePos x="0" y="0"/>
              <wp:positionH relativeFrom="margin">
                <wp:align>right</wp:align>
              </wp:positionH>
              <wp:positionV relativeFrom="paragraph">
                <wp:posOffset>10795</wp:posOffset>
              </wp:positionV>
              <wp:extent cx="3836670" cy="2530475"/>
              <wp:effectExtent l="0" t="0" r="0" b="3175"/>
              <wp:wrapSquare wrapText="bothSides"/>
              <wp:docPr id="60" name="Picture 60" descr="C:\Users\cjohnson\AppData\Local\Temp\SNAGHTML1630fa42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C:\Users\cjohnson\AppData\Local\Temp\SNAGHTML1630fa42.PNG"/>
                      <pic:cNvPicPr>
                        <a:picLocks noChangeAspect="1" noChangeArrowheads="1"/>
                      </pic:cNvPicPr>
                    </pic:nvPicPr>
                    <pic:blipFill>
                      <a:blip r:embed="rId5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836670" cy="25304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ins>
      <w:ins w:id="333" w:author="Chris Johnson" w:date="2016-03-18T16:36:00Z">
        <w:r>
          <w:t>Parameters</w:t>
        </w:r>
      </w:ins>
      <w:ins w:id="334" w:author="Chris Johnson" w:date="2016-03-18T16:42:00Z">
        <w:r w:rsidRPr="00897F97">
          <w:t xml:space="preserve"> </w:t>
        </w:r>
      </w:ins>
    </w:p>
    <w:p w14:paraId="4CCD0684" w14:textId="77777777" w:rsidR="00897F97" w:rsidRDefault="00897F97" w:rsidP="00897F97">
      <w:pPr>
        <w:rPr>
          <w:ins w:id="335" w:author="Chris Johnson" w:date="2016-03-18T16:36:00Z"/>
        </w:rPr>
      </w:pPr>
      <w:ins w:id="336" w:author="Chris Johnson" w:date="2016-03-18T16:36:00Z">
        <w:r>
          <w:t>These are filters picked before running the report</w:t>
        </w:r>
      </w:ins>
    </w:p>
    <w:p w14:paraId="707FCAD8" w14:textId="77777777" w:rsidR="00897F97" w:rsidRDefault="00897F97" w:rsidP="00897F97">
      <w:pPr>
        <w:pStyle w:val="ListParagraph"/>
        <w:numPr>
          <w:ilvl w:val="0"/>
          <w:numId w:val="1"/>
        </w:numPr>
        <w:rPr>
          <w:ins w:id="337" w:author="Chris Johnson" w:date="2016-03-18T16:36:00Z"/>
        </w:rPr>
      </w:pPr>
      <w:ins w:id="338" w:author="Chris Johnson" w:date="2016-03-18T16:36:00Z">
        <w:r>
          <w:t>Company</w:t>
        </w:r>
      </w:ins>
    </w:p>
    <w:p w14:paraId="7195B8F3" w14:textId="77777777" w:rsidR="00897F97" w:rsidRDefault="00897F97" w:rsidP="00897F97">
      <w:pPr>
        <w:pStyle w:val="ListParagraph"/>
        <w:numPr>
          <w:ilvl w:val="1"/>
          <w:numId w:val="1"/>
        </w:numPr>
        <w:rPr>
          <w:ins w:id="339" w:author="Chris Johnson" w:date="2016-03-18T16:36:00Z"/>
        </w:rPr>
      </w:pPr>
      <w:ins w:id="340" w:author="Chris Johnson" w:date="2016-03-18T16:36:00Z">
        <w:r>
          <w:t>The Syspro company ID to run against (PBL = 10)</w:t>
        </w:r>
      </w:ins>
    </w:p>
    <w:p w14:paraId="17E5457B" w14:textId="77777777" w:rsidR="00897F97" w:rsidRDefault="00897F97" w:rsidP="00897F97">
      <w:pPr>
        <w:pStyle w:val="ListParagraph"/>
        <w:numPr>
          <w:ilvl w:val="0"/>
          <w:numId w:val="1"/>
        </w:numPr>
        <w:rPr>
          <w:ins w:id="341" w:author="Chris Johnson" w:date="2016-03-18T16:36:00Z"/>
        </w:rPr>
      </w:pPr>
      <w:ins w:id="342" w:author="Chris Johnson" w:date="2016-03-18T16:36:00Z">
        <w:r>
          <w:t>Status</w:t>
        </w:r>
      </w:ins>
    </w:p>
    <w:p w14:paraId="51A73542" w14:textId="77777777" w:rsidR="00897F97" w:rsidRDefault="00897F97" w:rsidP="00897F97">
      <w:pPr>
        <w:pStyle w:val="ListParagraph"/>
        <w:numPr>
          <w:ilvl w:val="1"/>
          <w:numId w:val="1"/>
        </w:numPr>
        <w:rPr>
          <w:ins w:id="343" w:author="Chris Johnson" w:date="2016-03-18T16:36:00Z"/>
        </w:rPr>
      </w:pPr>
      <w:ins w:id="344" w:author="Chris Johnson" w:date="2016-03-18T16:36:00Z">
        <w:r>
          <w:t>Available – group has a mapping entered</w:t>
        </w:r>
      </w:ins>
    </w:p>
    <w:p w14:paraId="16B2F9F3" w14:textId="77777777" w:rsidR="00897F97" w:rsidRDefault="00897F97" w:rsidP="00897F97">
      <w:pPr>
        <w:pStyle w:val="ListParagraph"/>
        <w:numPr>
          <w:ilvl w:val="1"/>
          <w:numId w:val="1"/>
        </w:numPr>
        <w:rPr>
          <w:ins w:id="345" w:author="Chris Johnson" w:date="2016-03-18T16:36:00Z"/>
        </w:rPr>
      </w:pPr>
      <w:ins w:id="346" w:author="Chris Johnson" w:date="2016-03-18T16:36:00Z">
        <w:r>
          <w:t>Blank – group has a mapping that is blank, meaning it will not appear in reports</w:t>
        </w:r>
      </w:ins>
    </w:p>
    <w:p w14:paraId="6B2B9200" w14:textId="77777777" w:rsidR="00897F97" w:rsidRDefault="00897F97" w:rsidP="00897F97">
      <w:pPr>
        <w:pStyle w:val="ListParagraph"/>
        <w:numPr>
          <w:ilvl w:val="1"/>
          <w:numId w:val="1"/>
        </w:numPr>
        <w:rPr>
          <w:ins w:id="347" w:author="Chris Johnson" w:date="2016-03-18T16:36:00Z"/>
        </w:rPr>
      </w:pPr>
      <w:ins w:id="348" w:author="Chris Johnson" w:date="2016-03-18T16:36:00Z">
        <w:r>
          <w:t>Missing – group does not have a map</w:t>
        </w:r>
      </w:ins>
    </w:p>
    <w:p w14:paraId="018D0915" w14:textId="77777777" w:rsidR="00897F97" w:rsidRDefault="00897F97" w:rsidP="00897F97">
      <w:pPr>
        <w:rPr>
          <w:ins w:id="349" w:author="Chris Johnson" w:date="2016-03-18T16:36:00Z"/>
        </w:rPr>
      </w:pPr>
    </w:p>
    <w:p w14:paraId="1AA22081" w14:textId="77777777" w:rsidR="00897F97" w:rsidRDefault="00897F97" w:rsidP="00897F97">
      <w:pPr>
        <w:rPr>
          <w:ins w:id="350" w:author="Chris Johnson" w:date="2016-03-18T16:36:00Z"/>
        </w:rPr>
      </w:pPr>
      <w:ins w:id="351" w:author="Chris Johnson" w:date="2016-03-18T16:36:00Z">
        <w:r>
          <w:t>Final Report</w:t>
        </w:r>
      </w:ins>
    </w:p>
    <w:p w14:paraId="58C5BF58" w14:textId="77777777" w:rsidR="009004E7" w:rsidRDefault="009004E7" w:rsidP="00897F97">
      <w:pPr>
        <w:rPr>
          <w:ins w:id="352" w:author="Chris Johnson" w:date="2016-03-18T16:45:00Z"/>
        </w:rPr>
      </w:pPr>
      <w:ins w:id="353" w:author="Chris Johnson" w:date="2016-03-18T16:45:00Z">
        <w:r>
          <w:rPr>
            <w:noProof/>
            <w:lang w:eastAsia="en-GB"/>
          </w:rPr>
          <w:drawing>
            <wp:inline distT="0" distB="0" distL="0" distR="0" wp14:anchorId="5AE1AC7C" wp14:editId="1EA30689">
              <wp:extent cx="6645910" cy="2221230"/>
              <wp:effectExtent l="0" t="0" r="2540" b="7620"/>
              <wp:docPr id="69" name="Picture 6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645910" cy="222123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54A6714" w14:textId="77777777" w:rsidR="009004E7" w:rsidRDefault="009004E7" w:rsidP="009004E7">
      <w:pPr>
        <w:rPr>
          <w:ins w:id="354" w:author="Chris Johnson" w:date="2016-03-18T16:45:00Z"/>
        </w:rPr>
      </w:pPr>
      <w:ins w:id="355" w:author="Chris Johnson" w:date="2016-03-18T16:45:00Z">
        <w:r>
          <w:br w:type="page"/>
        </w:r>
      </w:ins>
    </w:p>
    <w:p w14:paraId="02612CCE" w14:textId="77777777" w:rsidR="004F6BE5" w:rsidRDefault="00BA7CB5" w:rsidP="004F6BE5">
      <w:pPr>
        <w:pStyle w:val="Heading2"/>
      </w:pPr>
      <w:bookmarkStart w:id="356" w:name="_Toc448317944"/>
      <w:r>
        <w:lastRenderedPageBreak/>
        <w:t>Actuals Budgets Report Index Maps</w:t>
      </w:r>
      <w:bookmarkEnd w:id="356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4F6BE5" w:rsidRPr="00041215" w14:paraId="43D45012" w14:textId="77777777" w:rsidTr="00E971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650099B3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63155114" w14:textId="77777777" w:rsidR="004F6BE5" w:rsidRPr="00041215" w:rsidRDefault="00A42497" w:rsidP="00E971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Review of Report Index 2 maps for use in other reports</w:t>
            </w:r>
          </w:p>
        </w:tc>
      </w:tr>
      <w:tr w:rsidR="004F6BE5" w:rsidRPr="00041215" w14:paraId="42FE5D18" w14:textId="77777777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3109A48" w14:textId="77777777" w:rsidR="004F6BE5" w:rsidRPr="00041215" w:rsidRDefault="004F6BE5" w:rsidP="00E97199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6EFB8A87" w14:textId="77777777" w:rsidR="004F6BE5" w:rsidRPr="00041215" w:rsidRDefault="00A42497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Bruce Pritchard</w:t>
            </w:r>
          </w:p>
        </w:tc>
      </w:tr>
      <w:tr w:rsidR="004F6BE5" w:rsidRPr="00041215" w14:paraId="14990F52" w14:textId="77777777" w:rsidTr="00E971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3464BE5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2ADA526E" w14:textId="77777777" w:rsidR="004F6BE5" w:rsidRPr="00041215" w:rsidRDefault="00A42497" w:rsidP="00E971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4F6BE5" w:rsidRPr="00041215" w14:paraId="5A6515FF" w14:textId="77777777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EED6998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04F8DDE4" w14:textId="77777777" w:rsidR="004F6BE5" w:rsidRPr="00041215" w:rsidRDefault="00A42497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</w:tbl>
    <w:p w14:paraId="7309AAE1" w14:textId="77777777" w:rsidR="004F6BE5" w:rsidRDefault="004F6BE5" w:rsidP="004F6BE5"/>
    <w:p w14:paraId="54ED725F" w14:textId="77777777" w:rsidR="004F6BE5" w:rsidRDefault="00C36C1B" w:rsidP="004F6BE5">
      <w:r>
        <w:rPr>
          <w:noProof/>
          <w:lang w:eastAsia="en-GB"/>
        </w:rPr>
        <w:drawing>
          <wp:anchor distT="0" distB="0" distL="114300" distR="114300" simplePos="0" relativeHeight="251668480" behindDoc="0" locked="0" layoutInCell="1" allowOverlap="1" wp14:anchorId="6F3E886A" wp14:editId="4D0431C2">
            <wp:simplePos x="0" y="0"/>
            <wp:positionH relativeFrom="margin">
              <wp:align>right</wp:align>
            </wp:positionH>
            <wp:positionV relativeFrom="paragraph">
              <wp:posOffset>31210</wp:posOffset>
            </wp:positionV>
            <wp:extent cx="4217158" cy="2368877"/>
            <wp:effectExtent l="19050" t="19050" r="12065" b="1270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7158" cy="236887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BE5">
        <w:t>Parameters</w:t>
      </w:r>
    </w:p>
    <w:p w14:paraId="3449916F" w14:textId="77777777" w:rsidR="00750D08" w:rsidRDefault="00750D08" w:rsidP="00750D08">
      <w:r>
        <w:t>These are filters picked before running the report</w:t>
      </w:r>
    </w:p>
    <w:p w14:paraId="055D30E2" w14:textId="77777777"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14:paraId="6329149B" w14:textId="77777777"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3A087B97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Status</w:t>
      </w:r>
    </w:p>
    <w:p w14:paraId="727A1E4D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Available – group has a mapping entered</w:t>
      </w:r>
    </w:p>
    <w:p w14:paraId="51E976FE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Blank – group has a mapping that is blank, meaning it will not appear in reports</w:t>
      </w:r>
    </w:p>
    <w:p w14:paraId="0486D468" w14:textId="77777777" w:rsidR="00170FE8" w:rsidRDefault="00A42497" w:rsidP="00E0563E">
      <w:pPr>
        <w:pStyle w:val="ListParagraph"/>
        <w:numPr>
          <w:ilvl w:val="1"/>
          <w:numId w:val="1"/>
        </w:numPr>
      </w:pPr>
      <w:r>
        <w:t>Missing – group does not have a map</w:t>
      </w:r>
    </w:p>
    <w:p w14:paraId="438F3CFF" w14:textId="77777777" w:rsidR="00170FE8" w:rsidRDefault="00170FE8" w:rsidP="004F6BE5"/>
    <w:p w14:paraId="6923EAB6" w14:textId="77777777" w:rsidR="00170FE8" w:rsidRDefault="00A42497" w:rsidP="004F6BE5">
      <w:r>
        <w:t>Final Report</w:t>
      </w:r>
    </w:p>
    <w:p w14:paraId="21F02D6C" w14:textId="77777777" w:rsidR="00170FE8" w:rsidRDefault="00170FE8" w:rsidP="004F6BE5">
      <w:r>
        <w:rPr>
          <w:noProof/>
          <w:lang w:eastAsia="en-GB"/>
        </w:rPr>
        <w:drawing>
          <wp:inline distT="0" distB="0" distL="0" distR="0" wp14:anchorId="34F5C501" wp14:editId="539395EC">
            <wp:extent cx="6645910" cy="1768475"/>
            <wp:effectExtent l="19050" t="19050" r="21590" b="222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684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60B51E4" w14:textId="77777777" w:rsidR="00705D08" w:rsidRDefault="00705D08" w:rsidP="00705D08">
      <w:r>
        <w:br w:type="page"/>
      </w:r>
    </w:p>
    <w:p w14:paraId="4B516082" w14:textId="77777777" w:rsidR="00BA7CB5" w:rsidRDefault="00BA7CB5" w:rsidP="00BA7CB5">
      <w:pPr>
        <w:pStyle w:val="Heading2"/>
      </w:pPr>
      <w:bookmarkStart w:id="357" w:name="_Toc448317945"/>
      <w:r>
        <w:lastRenderedPageBreak/>
        <w:t>Actuals Budgets Balance Sheet</w:t>
      </w:r>
      <w:bookmarkEnd w:id="357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4F6BE5" w:rsidRPr="00041215" w14:paraId="303F4D82" w14:textId="77777777" w:rsidTr="00E971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0BF03C69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1A4A522D" w14:textId="77777777" w:rsidR="004F6BE5" w:rsidRPr="00041215" w:rsidRDefault="00A42497" w:rsidP="00E971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Balance Sheet</w:t>
            </w:r>
          </w:p>
        </w:tc>
      </w:tr>
      <w:tr w:rsidR="004F6BE5" w:rsidRPr="00041215" w14:paraId="6B692E92" w14:textId="77777777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78D40CF" w14:textId="77777777" w:rsidR="004F6BE5" w:rsidRPr="00041215" w:rsidRDefault="004F6BE5" w:rsidP="00E97199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50FBEABD" w14:textId="77777777" w:rsidR="004F6BE5" w:rsidRPr="00041215" w:rsidRDefault="00A42497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Bruce Pritchard</w:t>
            </w:r>
          </w:p>
        </w:tc>
      </w:tr>
      <w:tr w:rsidR="004F6BE5" w:rsidRPr="00041215" w14:paraId="725E542C" w14:textId="77777777" w:rsidTr="00E971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D2C960B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7284F956" w14:textId="77777777" w:rsidR="004F6BE5" w:rsidRPr="00041215" w:rsidRDefault="00A42497" w:rsidP="00E971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4F6BE5" w:rsidRPr="00041215" w14:paraId="25A5DDEC" w14:textId="77777777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7D0069C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729A546D" w14:textId="77777777" w:rsidR="004F6BE5" w:rsidRPr="00041215" w:rsidRDefault="00A42497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</w:tbl>
    <w:p w14:paraId="673F782E" w14:textId="77777777" w:rsidR="004F6BE5" w:rsidRDefault="004F6BE5" w:rsidP="004F6BE5"/>
    <w:p w14:paraId="08F26790" w14:textId="77777777" w:rsidR="004F6BE5" w:rsidRDefault="00C36C1B" w:rsidP="004F6BE5">
      <w:r>
        <w:rPr>
          <w:noProof/>
          <w:lang w:eastAsia="en-GB"/>
        </w:rPr>
        <w:drawing>
          <wp:anchor distT="0" distB="0" distL="114300" distR="114300" simplePos="0" relativeHeight="251669504" behindDoc="0" locked="0" layoutInCell="1" allowOverlap="1" wp14:anchorId="5FEB616A" wp14:editId="640501D0">
            <wp:simplePos x="0" y="0"/>
            <wp:positionH relativeFrom="margin">
              <wp:align>right</wp:align>
            </wp:positionH>
            <wp:positionV relativeFrom="paragraph">
              <wp:posOffset>23590</wp:posOffset>
            </wp:positionV>
            <wp:extent cx="4367283" cy="4108150"/>
            <wp:effectExtent l="19050" t="19050" r="14605" b="2603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7283" cy="41081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BE5">
        <w:t>Parameters</w:t>
      </w:r>
    </w:p>
    <w:p w14:paraId="567BB389" w14:textId="77777777" w:rsidR="00750D08" w:rsidRDefault="00750D08" w:rsidP="00750D08">
      <w:r>
        <w:t>These are filters picked before running the report</w:t>
      </w:r>
    </w:p>
    <w:p w14:paraId="62A37FC2" w14:textId="77777777"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14:paraId="35693262" w14:textId="77777777"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1FBEAB93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Year</w:t>
      </w:r>
    </w:p>
    <w:p w14:paraId="70C8F54D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Choose year</w:t>
      </w:r>
    </w:p>
    <w:p w14:paraId="68776F13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Period</w:t>
      </w:r>
    </w:p>
    <w:p w14:paraId="48ED1F84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Choose period</w:t>
      </w:r>
    </w:p>
    <w:p w14:paraId="4BDEEF35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Group/Code</w:t>
      </w:r>
    </w:p>
    <w:p w14:paraId="428B9F71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Group – Show GL Group summary</w:t>
      </w:r>
    </w:p>
    <w:p w14:paraId="01708E11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Code – show GL code details</w:t>
      </w:r>
    </w:p>
    <w:p w14:paraId="5606D7C0" w14:textId="77777777" w:rsidR="00170FE8" w:rsidRDefault="00170FE8" w:rsidP="004F6BE5"/>
    <w:p w14:paraId="5F8FB5B8" w14:textId="77777777" w:rsidR="00170FE8" w:rsidRDefault="00170FE8" w:rsidP="004F6BE5"/>
    <w:p w14:paraId="273B3866" w14:textId="77777777" w:rsidR="00170FE8" w:rsidRDefault="00170FE8" w:rsidP="004F6BE5"/>
    <w:p w14:paraId="25EF71C1" w14:textId="77777777" w:rsidR="00170FE8" w:rsidRDefault="00170FE8" w:rsidP="004F6BE5"/>
    <w:p w14:paraId="6DEBC4A3" w14:textId="77777777" w:rsidR="00170FE8" w:rsidRDefault="00A42497" w:rsidP="004F6BE5">
      <w:r>
        <w:t>Final Report</w:t>
      </w:r>
    </w:p>
    <w:p w14:paraId="08E3A504" w14:textId="77777777" w:rsidR="00705D08" w:rsidRDefault="00170FE8" w:rsidP="00705D08">
      <w:r>
        <w:rPr>
          <w:noProof/>
          <w:lang w:eastAsia="en-GB"/>
        </w:rPr>
        <w:drawing>
          <wp:inline distT="0" distB="0" distL="0" distR="0" wp14:anchorId="2F236E64" wp14:editId="7D4EC665">
            <wp:extent cx="6645910" cy="1893570"/>
            <wp:effectExtent l="19050" t="19050" r="21590" b="1143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935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705D08">
        <w:br w:type="page"/>
      </w:r>
    </w:p>
    <w:p w14:paraId="203E516A" w14:textId="77777777" w:rsidR="00BA7CB5" w:rsidDel="009004E7" w:rsidRDefault="00BA7CB5" w:rsidP="00BA7CB5">
      <w:pPr>
        <w:pStyle w:val="Heading2"/>
        <w:rPr>
          <w:moveFrom w:id="358" w:author="Chris Johnson" w:date="2016-03-18T16:56:00Z"/>
        </w:rPr>
      </w:pPr>
      <w:moveFromRangeStart w:id="359" w:author="Chris Johnson" w:date="2016-03-18T16:56:00Z" w:name="move446083497"/>
      <w:moveFrom w:id="360" w:author="Chris Johnson" w:date="2016-03-18T16:56:00Z">
        <w:r w:rsidDel="009004E7">
          <w:lastRenderedPageBreak/>
          <w:t>Currency Rates</w:t>
        </w:r>
      </w:moveFrom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4F6BE5" w:rsidRPr="00041215" w:rsidDel="009004E7" w14:paraId="2471D5F8" w14:textId="77777777" w:rsidTr="00E971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11C60383" w14:textId="77777777" w:rsidR="004F6BE5" w:rsidRPr="00041215" w:rsidDel="009004E7" w:rsidRDefault="004F6BE5" w:rsidP="00E97199">
            <w:pPr>
              <w:rPr>
                <w:moveFrom w:id="361" w:author="Chris Johnson" w:date="2016-03-18T16:56:00Z"/>
                <w:i w:val="0"/>
              </w:rPr>
            </w:pPr>
            <w:moveFrom w:id="362" w:author="Chris Johnson" w:date="2016-03-18T16:56:00Z">
              <w:r w:rsidDel="009004E7">
                <w:rPr>
                  <w:i w:val="0"/>
                </w:rPr>
                <w:t>Description</w:t>
              </w:r>
            </w:moveFrom>
          </w:p>
        </w:tc>
        <w:tc>
          <w:tcPr>
            <w:tcW w:w="8901" w:type="dxa"/>
          </w:tcPr>
          <w:p w14:paraId="74816E50" w14:textId="77777777" w:rsidR="004F6BE5" w:rsidRPr="00041215" w:rsidDel="009004E7" w:rsidRDefault="00A42497" w:rsidP="00E971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moveFrom w:id="363" w:author="Chris Johnson" w:date="2016-03-18T16:56:00Z"/>
              </w:rPr>
            </w:pPr>
            <w:moveFrom w:id="364" w:author="Chris Johnson" w:date="2016-03-18T16:56:00Z">
              <w:r w:rsidDel="009004E7">
                <w:t>Details of historic currency rates</w:t>
              </w:r>
            </w:moveFrom>
          </w:p>
        </w:tc>
      </w:tr>
      <w:tr w:rsidR="004F6BE5" w:rsidRPr="00041215" w:rsidDel="009004E7" w14:paraId="39F19CA6" w14:textId="77777777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E2A5BF1" w14:textId="77777777" w:rsidR="004F6BE5" w:rsidRPr="00041215" w:rsidDel="009004E7" w:rsidRDefault="004F6BE5" w:rsidP="00E97199">
            <w:pPr>
              <w:rPr>
                <w:moveFrom w:id="365" w:author="Chris Johnson" w:date="2016-03-18T16:56:00Z"/>
                <w:i w:val="0"/>
              </w:rPr>
            </w:pPr>
            <w:moveFrom w:id="366" w:author="Chris Johnson" w:date="2016-03-18T16:56:00Z">
              <w:r w:rsidRPr="00041215" w:rsidDel="009004E7">
                <w:rPr>
                  <w:i w:val="0"/>
                </w:rPr>
                <w:t>Requested by</w:t>
              </w:r>
            </w:moveFrom>
          </w:p>
        </w:tc>
        <w:tc>
          <w:tcPr>
            <w:tcW w:w="8901" w:type="dxa"/>
          </w:tcPr>
          <w:p w14:paraId="7A160603" w14:textId="77777777" w:rsidR="004F6BE5" w:rsidRPr="00041215" w:rsidDel="009004E7" w:rsidRDefault="00A42497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moveFrom w:id="367" w:author="Chris Johnson" w:date="2016-03-18T16:56:00Z"/>
              </w:rPr>
            </w:pPr>
            <w:moveFrom w:id="368" w:author="Chris Johnson" w:date="2016-03-18T16:56:00Z">
              <w:r w:rsidDel="009004E7">
                <w:t>N/A</w:t>
              </w:r>
            </w:moveFrom>
          </w:p>
        </w:tc>
      </w:tr>
      <w:tr w:rsidR="004F6BE5" w:rsidRPr="00041215" w:rsidDel="009004E7" w14:paraId="5483F762" w14:textId="77777777" w:rsidTr="00E971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5135404" w14:textId="77777777" w:rsidR="004F6BE5" w:rsidRPr="00041215" w:rsidDel="009004E7" w:rsidRDefault="004F6BE5" w:rsidP="00E97199">
            <w:pPr>
              <w:rPr>
                <w:moveFrom w:id="369" w:author="Chris Johnson" w:date="2016-03-18T16:56:00Z"/>
                <w:i w:val="0"/>
              </w:rPr>
            </w:pPr>
            <w:moveFrom w:id="370" w:author="Chris Johnson" w:date="2016-03-18T16:56:00Z">
              <w:r w:rsidDel="009004E7">
                <w:rPr>
                  <w:i w:val="0"/>
                </w:rPr>
                <w:t>Delivered Date</w:t>
              </w:r>
            </w:moveFrom>
          </w:p>
        </w:tc>
        <w:tc>
          <w:tcPr>
            <w:tcW w:w="8901" w:type="dxa"/>
          </w:tcPr>
          <w:p w14:paraId="518ACA69" w14:textId="77777777" w:rsidR="004F6BE5" w:rsidRPr="00041215" w:rsidDel="009004E7" w:rsidRDefault="00A42497" w:rsidP="00E971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moveFrom w:id="371" w:author="Chris Johnson" w:date="2016-03-18T16:56:00Z"/>
              </w:rPr>
            </w:pPr>
            <w:moveFrom w:id="372" w:author="Chris Johnson" w:date="2016-03-18T16:56:00Z">
              <w:r w:rsidDel="009004E7">
                <w:t>N/A</w:t>
              </w:r>
            </w:moveFrom>
          </w:p>
        </w:tc>
      </w:tr>
      <w:tr w:rsidR="004F6BE5" w:rsidRPr="00041215" w:rsidDel="009004E7" w14:paraId="30CF71E7" w14:textId="77777777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5B65140" w14:textId="77777777" w:rsidR="004F6BE5" w:rsidRPr="00041215" w:rsidDel="009004E7" w:rsidRDefault="004F6BE5" w:rsidP="00E97199">
            <w:pPr>
              <w:rPr>
                <w:moveFrom w:id="373" w:author="Chris Johnson" w:date="2016-03-18T16:56:00Z"/>
                <w:i w:val="0"/>
              </w:rPr>
            </w:pPr>
            <w:moveFrom w:id="374" w:author="Chris Johnson" w:date="2016-03-18T16:56:00Z">
              <w:r w:rsidDel="009004E7">
                <w:rPr>
                  <w:i w:val="0"/>
                </w:rPr>
                <w:t>Used by</w:t>
              </w:r>
            </w:moveFrom>
          </w:p>
        </w:tc>
        <w:tc>
          <w:tcPr>
            <w:tcW w:w="8901" w:type="dxa"/>
          </w:tcPr>
          <w:p w14:paraId="1E57FE9C" w14:textId="77777777" w:rsidR="004F6BE5" w:rsidRPr="00041215" w:rsidDel="009004E7" w:rsidRDefault="00A42497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moveFrom w:id="375" w:author="Chris Johnson" w:date="2016-03-18T16:56:00Z"/>
              </w:rPr>
            </w:pPr>
            <w:moveFrom w:id="376" w:author="Chris Johnson" w:date="2016-03-18T16:56:00Z">
              <w:r w:rsidDel="009004E7">
                <w:t>N/A</w:t>
              </w:r>
            </w:moveFrom>
          </w:p>
        </w:tc>
      </w:tr>
    </w:tbl>
    <w:p w14:paraId="21516C7C" w14:textId="77777777" w:rsidR="004F6BE5" w:rsidDel="009004E7" w:rsidRDefault="004F6BE5" w:rsidP="004F6BE5">
      <w:pPr>
        <w:rPr>
          <w:moveFrom w:id="377" w:author="Chris Johnson" w:date="2016-03-18T16:56:00Z"/>
        </w:rPr>
      </w:pPr>
    </w:p>
    <w:p w14:paraId="4BBB820D" w14:textId="77777777" w:rsidR="004F6BE5" w:rsidDel="009004E7" w:rsidRDefault="00C36C1B" w:rsidP="004F6BE5">
      <w:pPr>
        <w:rPr>
          <w:moveFrom w:id="378" w:author="Chris Johnson" w:date="2016-03-18T16:56:00Z"/>
        </w:rPr>
      </w:pPr>
      <w:moveFrom w:id="379" w:author="Chris Johnson" w:date="2016-03-18T16:56:00Z">
        <w:r w:rsidDel="009004E7">
          <w:rPr>
            <w:noProof/>
            <w:lang w:eastAsia="en-GB"/>
          </w:rPr>
          <w:drawing>
            <wp:anchor distT="0" distB="0" distL="114300" distR="114300" simplePos="0" relativeHeight="251670528" behindDoc="0" locked="0" layoutInCell="1" allowOverlap="1" wp14:anchorId="521E0940" wp14:editId="6555C021">
              <wp:simplePos x="0" y="0"/>
              <wp:positionH relativeFrom="margin">
                <wp:align>right</wp:align>
              </wp:positionH>
              <wp:positionV relativeFrom="paragraph">
                <wp:posOffset>23590</wp:posOffset>
              </wp:positionV>
              <wp:extent cx="3895238" cy="1990476"/>
              <wp:effectExtent l="19050" t="19050" r="10160" b="10160"/>
              <wp:wrapSquare wrapText="bothSides"/>
              <wp:docPr id="4" name="Picture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895238" cy="1990476"/>
                      </a:xfrm>
                      <a:prstGeom prst="rect">
                        <a:avLst/>
                      </a:prstGeom>
                      <a:ln>
                        <a:solidFill>
                          <a:schemeClr val="accent1"/>
                        </a:solidFill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="004F6BE5" w:rsidDel="009004E7">
          <w:t>Parameters</w:t>
        </w:r>
      </w:moveFrom>
    </w:p>
    <w:p w14:paraId="7378FE9E" w14:textId="77777777" w:rsidR="00750D08" w:rsidDel="009004E7" w:rsidRDefault="00750D08" w:rsidP="00750D08">
      <w:pPr>
        <w:rPr>
          <w:moveFrom w:id="380" w:author="Chris Johnson" w:date="2016-03-18T16:56:00Z"/>
        </w:rPr>
      </w:pPr>
      <w:moveFrom w:id="381" w:author="Chris Johnson" w:date="2016-03-18T16:56:00Z">
        <w:r w:rsidDel="009004E7">
          <w:t>These are filters picked before running the report</w:t>
        </w:r>
      </w:moveFrom>
    </w:p>
    <w:p w14:paraId="03CCE1B2" w14:textId="77777777" w:rsidR="00170FE8" w:rsidDel="009004E7" w:rsidRDefault="00A42497" w:rsidP="004F6BE5">
      <w:pPr>
        <w:pStyle w:val="ListParagraph"/>
        <w:numPr>
          <w:ilvl w:val="0"/>
          <w:numId w:val="1"/>
        </w:numPr>
        <w:rPr>
          <w:moveFrom w:id="382" w:author="Chris Johnson" w:date="2016-03-18T16:56:00Z"/>
        </w:rPr>
      </w:pPr>
      <w:moveFrom w:id="383" w:author="Chris Johnson" w:date="2016-03-18T16:56:00Z">
        <w:r w:rsidDel="009004E7">
          <w:t>Currency</w:t>
        </w:r>
      </w:moveFrom>
    </w:p>
    <w:p w14:paraId="65FB2B86" w14:textId="77777777" w:rsidR="00A42497" w:rsidDel="009004E7" w:rsidRDefault="00A42497" w:rsidP="00A42497">
      <w:pPr>
        <w:pStyle w:val="ListParagraph"/>
        <w:numPr>
          <w:ilvl w:val="1"/>
          <w:numId w:val="1"/>
        </w:numPr>
        <w:rPr>
          <w:moveFrom w:id="384" w:author="Chris Johnson" w:date="2016-03-18T16:56:00Z"/>
        </w:rPr>
      </w:pPr>
      <w:moveFrom w:id="385" w:author="Chris Johnson" w:date="2016-03-18T16:56:00Z">
        <w:r w:rsidDel="009004E7">
          <w:t>Choose currency to review</w:t>
        </w:r>
      </w:moveFrom>
    </w:p>
    <w:p w14:paraId="6FC1A6EB" w14:textId="77777777" w:rsidR="00A42497" w:rsidDel="009004E7" w:rsidRDefault="00A42497" w:rsidP="00A42497">
      <w:pPr>
        <w:pStyle w:val="ListParagraph"/>
        <w:numPr>
          <w:ilvl w:val="0"/>
          <w:numId w:val="1"/>
        </w:numPr>
        <w:rPr>
          <w:moveFrom w:id="386" w:author="Chris Johnson" w:date="2016-03-18T16:56:00Z"/>
        </w:rPr>
      </w:pPr>
      <w:moveFrom w:id="387" w:author="Chris Johnson" w:date="2016-03-18T16:56:00Z">
        <w:r w:rsidDel="009004E7">
          <w:t>DivMul</w:t>
        </w:r>
      </w:moveFrom>
    </w:p>
    <w:p w14:paraId="732D6D25" w14:textId="77777777" w:rsidR="00A42497" w:rsidDel="009004E7" w:rsidRDefault="00A42497" w:rsidP="00A42497">
      <w:pPr>
        <w:pStyle w:val="ListParagraph"/>
        <w:numPr>
          <w:ilvl w:val="1"/>
          <w:numId w:val="1"/>
        </w:numPr>
        <w:rPr>
          <w:moveFrom w:id="388" w:author="Chris Johnson" w:date="2016-03-18T16:56:00Z"/>
        </w:rPr>
      </w:pPr>
      <w:moveFrom w:id="389" w:author="Chris Johnson" w:date="2016-03-18T16:56:00Z">
        <w:r w:rsidDel="009004E7">
          <w:t>Division – show currency rates as a rate to divide figures by</w:t>
        </w:r>
      </w:moveFrom>
    </w:p>
    <w:p w14:paraId="30C11450" w14:textId="77777777" w:rsidR="00A42497" w:rsidDel="009004E7" w:rsidRDefault="00A42497" w:rsidP="00A42497">
      <w:pPr>
        <w:pStyle w:val="ListParagraph"/>
        <w:numPr>
          <w:ilvl w:val="1"/>
          <w:numId w:val="1"/>
        </w:numPr>
        <w:rPr>
          <w:moveFrom w:id="390" w:author="Chris Johnson" w:date="2016-03-18T16:56:00Z"/>
        </w:rPr>
      </w:pPr>
      <w:moveFrom w:id="391" w:author="Chris Johnson" w:date="2016-03-18T16:56:00Z">
        <w:r w:rsidDel="009004E7">
          <w:t>Muliply – show currency rates as a rate to divide figures by</w:t>
        </w:r>
      </w:moveFrom>
    </w:p>
    <w:p w14:paraId="7A34FBE1" w14:textId="77777777" w:rsidR="00A42497" w:rsidDel="009004E7" w:rsidRDefault="00A42497" w:rsidP="00A42497">
      <w:pPr>
        <w:rPr>
          <w:moveFrom w:id="392" w:author="Chris Johnson" w:date="2016-03-18T16:56:00Z"/>
        </w:rPr>
      </w:pPr>
    </w:p>
    <w:p w14:paraId="5DAFD721" w14:textId="77777777" w:rsidR="00A42497" w:rsidDel="009004E7" w:rsidRDefault="00A42497" w:rsidP="00A42497">
      <w:pPr>
        <w:rPr>
          <w:moveFrom w:id="393" w:author="Chris Johnson" w:date="2016-03-18T16:56:00Z"/>
        </w:rPr>
      </w:pPr>
      <w:moveFrom w:id="394" w:author="Chris Johnson" w:date="2016-03-18T16:56:00Z">
        <w:r w:rsidDel="009004E7">
          <w:t>Final Report</w:t>
        </w:r>
      </w:moveFrom>
    </w:p>
    <w:p w14:paraId="3DDCF883" w14:textId="77777777" w:rsidR="00705D08" w:rsidRDefault="00170FE8" w:rsidP="00705D08">
      <w:moveFrom w:id="395" w:author="Chris Johnson" w:date="2016-03-18T16:56:00Z">
        <w:r w:rsidDel="009004E7">
          <w:rPr>
            <w:noProof/>
            <w:lang w:eastAsia="en-GB"/>
          </w:rPr>
          <w:drawing>
            <wp:inline distT="0" distB="0" distL="0" distR="0" wp14:anchorId="25B890B3" wp14:editId="3493ED48">
              <wp:extent cx="6645910" cy="3085465"/>
              <wp:effectExtent l="19050" t="19050" r="21590" b="19685"/>
              <wp:docPr id="58" name="Picture 5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645910" cy="3085465"/>
                      </a:xfrm>
                      <a:prstGeom prst="rect">
                        <a:avLst/>
                      </a:prstGeom>
                      <a:ln>
                        <a:solidFill>
                          <a:schemeClr val="accent1"/>
                        </a:solidFill>
                      </a:ln>
                    </pic:spPr>
                  </pic:pic>
                </a:graphicData>
              </a:graphic>
            </wp:inline>
          </w:drawing>
        </w:r>
      </w:moveFrom>
      <w:moveFromRangeEnd w:id="359"/>
      <w:del w:id="396" w:author="Chris Johnson" w:date="2016-03-18T16:55:00Z">
        <w:r w:rsidR="00705D08" w:rsidDel="009004E7">
          <w:br w:type="page"/>
        </w:r>
      </w:del>
    </w:p>
    <w:p w14:paraId="6136862A" w14:textId="77777777" w:rsidR="009004E7" w:rsidRDefault="009004E7" w:rsidP="009004E7">
      <w:pPr>
        <w:pStyle w:val="Heading2"/>
        <w:rPr>
          <w:ins w:id="397" w:author="Chris Johnson" w:date="2016-03-18T16:50:00Z"/>
        </w:rPr>
      </w:pPr>
      <w:bookmarkStart w:id="398" w:name="_Toc448317946"/>
      <w:ins w:id="399" w:author="Chris Johnson" w:date="2016-03-18T16:51:00Z">
        <w:r>
          <w:lastRenderedPageBreak/>
          <w:t>General Ledger Journal Entries</w:t>
        </w:r>
      </w:ins>
      <w:bookmarkEnd w:id="398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9004E7" w:rsidRPr="00041215" w14:paraId="435298DC" w14:textId="77777777" w:rsidTr="004129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ins w:id="400" w:author="Chris Johnson" w:date="2016-03-18T16:50:00Z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03C5EB87" w14:textId="77777777" w:rsidR="009004E7" w:rsidRPr="00041215" w:rsidRDefault="009004E7" w:rsidP="00412991">
            <w:pPr>
              <w:rPr>
                <w:ins w:id="401" w:author="Chris Johnson" w:date="2016-03-18T16:50:00Z"/>
                <w:i w:val="0"/>
              </w:rPr>
            </w:pPr>
            <w:ins w:id="402" w:author="Chris Johnson" w:date="2016-03-18T16:50:00Z">
              <w:r>
                <w:rPr>
                  <w:i w:val="0"/>
                </w:rPr>
                <w:t>Description</w:t>
              </w:r>
            </w:ins>
          </w:p>
        </w:tc>
        <w:tc>
          <w:tcPr>
            <w:tcW w:w="8901" w:type="dxa"/>
          </w:tcPr>
          <w:p w14:paraId="5AE94D98" w14:textId="77777777" w:rsidR="009004E7" w:rsidRPr="00041215" w:rsidRDefault="009004E7" w:rsidP="009004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403" w:author="Chris Johnson" w:date="2016-03-18T16:50:00Z"/>
              </w:rPr>
            </w:pPr>
            <w:ins w:id="404" w:author="Chris Johnson" w:date="2016-03-18T16:50:00Z">
              <w:r>
                <w:t xml:space="preserve">Details of </w:t>
              </w:r>
            </w:ins>
            <w:ins w:id="405" w:author="Chris Johnson" w:date="2016-03-18T16:55:00Z">
              <w:r>
                <w:t>journal entries that can be exported to excel for further queries</w:t>
              </w:r>
            </w:ins>
          </w:p>
        </w:tc>
      </w:tr>
      <w:tr w:rsidR="009004E7" w:rsidRPr="00041215" w14:paraId="28BDF2A7" w14:textId="77777777" w:rsidTr="004129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406" w:author="Chris Johnson" w:date="2016-03-18T16:50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2BF0531" w14:textId="77777777" w:rsidR="009004E7" w:rsidRPr="00041215" w:rsidRDefault="009004E7" w:rsidP="00412991">
            <w:pPr>
              <w:rPr>
                <w:ins w:id="407" w:author="Chris Johnson" w:date="2016-03-18T16:50:00Z"/>
                <w:i w:val="0"/>
              </w:rPr>
            </w:pPr>
            <w:ins w:id="408" w:author="Chris Johnson" w:date="2016-03-18T16:50:00Z">
              <w:r w:rsidRPr="00041215">
                <w:rPr>
                  <w:i w:val="0"/>
                </w:rPr>
                <w:t>Requested by</w:t>
              </w:r>
            </w:ins>
          </w:p>
        </w:tc>
        <w:tc>
          <w:tcPr>
            <w:tcW w:w="8901" w:type="dxa"/>
          </w:tcPr>
          <w:p w14:paraId="0536F768" w14:textId="77777777" w:rsidR="009004E7" w:rsidRPr="00041215" w:rsidRDefault="009004E7" w:rsidP="004129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409" w:author="Chris Johnson" w:date="2016-03-18T16:50:00Z"/>
              </w:rPr>
            </w:pPr>
            <w:ins w:id="410" w:author="Chris Johnson" w:date="2016-03-18T16:52:00Z">
              <w:r>
                <w:t>Bianca Vasquez</w:t>
              </w:r>
            </w:ins>
          </w:p>
        </w:tc>
      </w:tr>
      <w:tr w:rsidR="009004E7" w:rsidRPr="00041215" w14:paraId="288F413E" w14:textId="77777777" w:rsidTr="00412991">
        <w:trPr>
          <w:ins w:id="411" w:author="Chris Johnson" w:date="2016-03-18T16:50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A12A80B" w14:textId="77777777" w:rsidR="009004E7" w:rsidRPr="00041215" w:rsidRDefault="009004E7" w:rsidP="00412991">
            <w:pPr>
              <w:rPr>
                <w:ins w:id="412" w:author="Chris Johnson" w:date="2016-03-18T16:50:00Z"/>
                <w:i w:val="0"/>
              </w:rPr>
            </w:pPr>
            <w:ins w:id="413" w:author="Chris Johnson" w:date="2016-03-18T16:50:00Z">
              <w:r>
                <w:rPr>
                  <w:i w:val="0"/>
                </w:rPr>
                <w:t>Delivered Date</w:t>
              </w:r>
            </w:ins>
          </w:p>
        </w:tc>
        <w:tc>
          <w:tcPr>
            <w:tcW w:w="8901" w:type="dxa"/>
          </w:tcPr>
          <w:p w14:paraId="58C56A63" w14:textId="77777777" w:rsidR="009004E7" w:rsidRPr="00041215" w:rsidRDefault="009004E7" w:rsidP="004129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414" w:author="Chris Johnson" w:date="2016-03-18T16:50:00Z"/>
              </w:rPr>
            </w:pPr>
            <w:ins w:id="415" w:author="Chris Johnson" w:date="2016-03-18T16:50:00Z">
              <w:r>
                <w:t>N/A</w:t>
              </w:r>
            </w:ins>
          </w:p>
        </w:tc>
      </w:tr>
      <w:tr w:rsidR="009004E7" w:rsidRPr="00041215" w14:paraId="5C14AE64" w14:textId="77777777" w:rsidTr="004129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416" w:author="Chris Johnson" w:date="2016-03-18T16:50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AC6A2DF" w14:textId="77777777" w:rsidR="009004E7" w:rsidRPr="00041215" w:rsidRDefault="009004E7" w:rsidP="00412991">
            <w:pPr>
              <w:rPr>
                <w:ins w:id="417" w:author="Chris Johnson" w:date="2016-03-18T16:50:00Z"/>
                <w:i w:val="0"/>
              </w:rPr>
            </w:pPr>
            <w:ins w:id="418" w:author="Chris Johnson" w:date="2016-03-18T16:50:00Z">
              <w:r>
                <w:rPr>
                  <w:i w:val="0"/>
                </w:rPr>
                <w:t>Used by</w:t>
              </w:r>
            </w:ins>
          </w:p>
        </w:tc>
        <w:tc>
          <w:tcPr>
            <w:tcW w:w="8901" w:type="dxa"/>
          </w:tcPr>
          <w:p w14:paraId="5162F318" w14:textId="77777777" w:rsidR="009004E7" w:rsidRPr="00041215" w:rsidRDefault="009004E7" w:rsidP="004129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419" w:author="Chris Johnson" w:date="2016-03-18T16:50:00Z"/>
              </w:rPr>
            </w:pPr>
            <w:ins w:id="420" w:author="Chris Johnson" w:date="2016-03-18T16:50:00Z">
              <w:r>
                <w:t>N/A</w:t>
              </w:r>
            </w:ins>
          </w:p>
        </w:tc>
      </w:tr>
    </w:tbl>
    <w:p w14:paraId="207327E5" w14:textId="77777777" w:rsidR="009004E7" w:rsidRDefault="009004E7" w:rsidP="009004E7">
      <w:pPr>
        <w:rPr>
          <w:ins w:id="421" w:author="Chris Johnson" w:date="2016-03-18T16:50:00Z"/>
        </w:rPr>
      </w:pPr>
    </w:p>
    <w:p w14:paraId="7CCE2F70" w14:textId="77777777" w:rsidR="009004E7" w:rsidRDefault="009004E7" w:rsidP="009004E7">
      <w:pPr>
        <w:rPr>
          <w:ins w:id="422" w:author="Chris Johnson" w:date="2016-03-18T16:50:00Z"/>
        </w:rPr>
      </w:pPr>
      <w:ins w:id="423" w:author="Chris Johnson" w:date="2016-03-18T16:52:00Z">
        <w:r>
          <w:rPr>
            <w:noProof/>
            <w:lang w:eastAsia="en-GB"/>
          </w:rPr>
          <w:drawing>
            <wp:anchor distT="0" distB="0" distL="114300" distR="114300" simplePos="0" relativeHeight="251697152" behindDoc="0" locked="0" layoutInCell="1" allowOverlap="1" wp14:anchorId="2A02BD39" wp14:editId="4621F3EC">
              <wp:simplePos x="0" y="0"/>
              <wp:positionH relativeFrom="margin">
                <wp:align>right</wp:align>
              </wp:positionH>
              <wp:positionV relativeFrom="paragraph">
                <wp:posOffset>6350</wp:posOffset>
              </wp:positionV>
              <wp:extent cx="4058285" cy="3058160"/>
              <wp:effectExtent l="0" t="0" r="0" b="8890"/>
              <wp:wrapSquare wrapText="bothSides"/>
              <wp:docPr id="76" name="Picture 76" descr="C:\Users\cjohnson\AppData\Local\Temp\SNAGHTML163a3ea3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 descr="C:\Users\cjohnson\AppData\Local\Temp\SNAGHTML163a3ea3.PNG"/>
                      <pic:cNvPicPr>
                        <a:picLocks noChangeAspect="1" noChangeArrowheads="1"/>
                      </pic:cNvPicPr>
                    </pic:nvPicPr>
                    <pic:blipFill>
                      <a:blip r:embed="rId5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058285" cy="30581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ins>
      <w:ins w:id="424" w:author="Chris Johnson" w:date="2016-03-18T16:50:00Z">
        <w:r>
          <w:t>Parameters</w:t>
        </w:r>
      </w:ins>
      <w:ins w:id="425" w:author="Chris Johnson" w:date="2016-03-18T16:52:00Z">
        <w:r w:rsidRPr="009004E7">
          <w:t xml:space="preserve"> </w:t>
        </w:r>
      </w:ins>
    </w:p>
    <w:p w14:paraId="0CFEE52F" w14:textId="77777777" w:rsidR="009004E7" w:rsidRDefault="009004E7" w:rsidP="009004E7">
      <w:pPr>
        <w:rPr>
          <w:ins w:id="426" w:author="Chris Johnson" w:date="2016-03-18T16:50:00Z"/>
        </w:rPr>
      </w:pPr>
      <w:ins w:id="427" w:author="Chris Johnson" w:date="2016-03-18T16:50:00Z">
        <w:r>
          <w:t>These are filters picked before running the report</w:t>
        </w:r>
      </w:ins>
    </w:p>
    <w:p w14:paraId="29AAFB8A" w14:textId="77777777" w:rsidR="009004E7" w:rsidRDefault="009004E7" w:rsidP="009004E7">
      <w:pPr>
        <w:pStyle w:val="ListParagraph"/>
        <w:numPr>
          <w:ilvl w:val="0"/>
          <w:numId w:val="1"/>
        </w:numPr>
        <w:rPr>
          <w:ins w:id="428" w:author="Chris Johnson" w:date="2016-03-18T16:52:00Z"/>
        </w:rPr>
      </w:pPr>
      <w:ins w:id="429" w:author="Chris Johnson" w:date="2016-03-18T16:52:00Z">
        <w:r>
          <w:t>Company</w:t>
        </w:r>
      </w:ins>
    </w:p>
    <w:p w14:paraId="1F80B134" w14:textId="77777777" w:rsidR="009004E7" w:rsidRDefault="009004E7" w:rsidP="009004E7">
      <w:pPr>
        <w:pStyle w:val="ListParagraph"/>
        <w:numPr>
          <w:ilvl w:val="1"/>
          <w:numId w:val="1"/>
        </w:numPr>
        <w:rPr>
          <w:ins w:id="430" w:author="Chris Johnson" w:date="2016-03-18T16:52:00Z"/>
        </w:rPr>
      </w:pPr>
      <w:ins w:id="431" w:author="Chris Johnson" w:date="2016-03-18T16:52:00Z">
        <w:r>
          <w:t>The Syspro company ID to run against (PBL = 10)</w:t>
        </w:r>
      </w:ins>
    </w:p>
    <w:p w14:paraId="271AEA17" w14:textId="77777777" w:rsidR="009004E7" w:rsidRDefault="009004E7" w:rsidP="009004E7">
      <w:pPr>
        <w:pStyle w:val="ListParagraph"/>
        <w:numPr>
          <w:ilvl w:val="0"/>
          <w:numId w:val="1"/>
        </w:numPr>
        <w:rPr>
          <w:ins w:id="432" w:author="Chris Johnson" w:date="2016-03-18T16:50:00Z"/>
        </w:rPr>
      </w:pPr>
      <w:ins w:id="433" w:author="Chris Johnson" w:date="2016-03-18T16:53:00Z">
        <w:r>
          <w:t>Level of detail to be shown</w:t>
        </w:r>
      </w:ins>
    </w:p>
    <w:p w14:paraId="4E9331CC" w14:textId="77777777" w:rsidR="009004E7" w:rsidRDefault="009004E7" w:rsidP="009004E7">
      <w:pPr>
        <w:pStyle w:val="ListParagraph"/>
        <w:numPr>
          <w:ilvl w:val="1"/>
          <w:numId w:val="1"/>
        </w:numPr>
        <w:rPr>
          <w:ins w:id="434" w:author="Chris Johnson" w:date="2016-03-18T16:53:00Z"/>
        </w:rPr>
      </w:pPr>
      <w:ins w:id="435" w:author="Chris Johnson" w:date="2016-03-18T16:53:00Z">
        <w:r>
          <w:t>Year = only show a line per year</w:t>
        </w:r>
      </w:ins>
    </w:p>
    <w:p w14:paraId="7FEA36D9" w14:textId="77777777" w:rsidR="009004E7" w:rsidRDefault="009004E7" w:rsidP="009004E7">
      <w:pPr>
        <w:pStyle w:val="ListParagraph"/>
        <w:numPr>
          <w:ilvl w:val="1"/>
          <w:numId w:val="1"/>
        </w:numPr>
        <w:rPr>
          <w:ins w:id="436" w:author="Chris Johnson" w:date="2016-03-18T16:53:00Z"/>
        </w:rPr>
      </w:pPr>
      <w:ins w:id="437" w:author="Chris Johnson" w:date="2016-03-18T16:53:00Z">
        <w:r>
          <w:t>Period = show year and a line per period</w:t>
        </w:r>
      </w:ins>
    </w:p>
    <w:p w14:paraId="57471792" w14:textId="77777777" w:rsidR="009004E7" w:rsidRDefault="009004E7" w:rsidP="009004E7">
      <w:pPr>
        <w:pStyle w:val="ListParagraph"/>
        <w:numPr>
          <w:ilvl w:val="1"/>
          <w:numId w:val="1"/>
        </w:numPr>
        <w:rPr>
          <w:ins w:id="438" w:author="Chris Johnson" w:date="2016-03-18T16:53:00Z"/>
        </w:rPr>
      </w:pPr>
      <w:ins w:id="439" w:author="Chris Johnson" w:date="2016-03-18T16:53:00Z">
        <w:r>
          <w:t>Journal = show year, period and a summary of each journal</w:t>
        </w:r>
      </w:ins>
    </w:p>
    <w:p w14:paraId="5D6015E0" w14:textId="77777777" w:rsidR="009004E7" w:rsidRDefault="009004E7" w:rsidP="009004E7">
      <w:pPr>
        <w:pStyle w:val="ListParagraph"/>
        <w:numPr>
          <w:ilvl w:val="1"/>
          <w:numId w:val="1"/>
        </w:numPr>
        <w:rPr>
          <w:ins w:id="440" w:author="Chris Johnson" w:date="2016-03-18T16:54:00Z"/>
        </w:rPr>
      </w:pPr>
      <w:ins w:id="441" w:author="Chris Johnson" w:date="2016-03-18T16:54:00Z">
        <w:r>
          <w:t>Year = which GL year to query</w:t>
        </w:r>
      </w:ins>
    </w:p>
    <w:p w14:paraId="4A342A69" w14:textId="77777777" w:rsidR="009004E7" w:rsidRDefault="009004E7" w:rsidP="009004E7">
      <w:pPr>
        <w:pStyle w:val="ListParagraph"/>
        <w:numPr>
          <w:ilvl w:val="1"/>
          <w:numId w:val="1"/>
        </w:numPr>
        <w:rPr>
          <w:ins w:id="442" w:author="Chris Johnson" w:date="2016-03-18T16:50:00Z"/>
        </w:rPr>
      </w:pPr>
      <w:ins w:id="443" w:author="Chris Johnson" w:date="2016-03-18T16:54:00Z">
        <w:r>
          <w:t>Enter Period = which GL period to query</w:t>
        </w:r>
      </w:ins>
    </w:p>
    <w:p w14:paraId="4E4BD789" w14:textId="77777777" w:rsidR="009004E7" w:rsidRDefault="009004E7" w:rsidP="009004E7">
      <w:pPr>
        <w:rPr>
          <w:ins w:id="444" w:author="Chris Johnson" w:date="2016-03-18T16:50:00Z"/>
        </w:rPr>
      </w:pPr>
    </w:p>
    <w:p w14:paraId="4E9870FE" w14:textId="77777777" w:rsidR="009004E7" w:rsidRDefault="009004E7" w:rsidP="009004E7">
      <w:pPr>
        <w:rPr>
          <w:ins w:id="445" w:author="Chris Johnson" w:date="2016-03-18T16:55:00Z"/>
        </w:rPr>
      </w:pPr>
      <w:ins w:id="446" w:author="Chris Johnson" w:date="2016-03-18T16:50:00Z">
        <w:r>
          <w:t>Final Report</w:t>
        </w:r>
      </w:ins>
    </w:p>
    <w:p w14:paraId="4933B264" w14:textId="77777777" w:rsidR="009004E7" w:rsidRDefault="009004E7" w:rsidP="009004E7">
      <w:pPr>
        <w:rPr>
          <w:ins w:id="447" w:author="Chris Johnson" w:date="2016-03-18T16:55:00Z"/>
        </w:rPr>
      </w:pPr>
      <w:ins w:id="448" w:author="Chris Johnson" w:date="2016-03-18T16:55:00Z">
        <w:r>
          <w:rPr>
            <w:noProof/>
            <w:lang w:eastAsia="en-GB"/>
          </w:rPr>
          <w:drawing>
            <wp:inline distT="0" distB="0" distL="0" distR="0" wp14:anchorId="1F9771C3" wp14:editId="0FF41531">
              <wp:extent cx="6645910" cy="1896110"/>
              <wp:effectExtent l="19050" t="19050" r="21590" b="27940"/>
              <wp:docPr id="77" name="Picture 7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645910" cy="1896110"/>
                      </a:xfrm>
                      <a:prstGeom prst="rect">
                        <a:avLst/>
                      </a:prstGeom>
                      <a:ln>
                        <a:solidFill>
                          <a:schemeClr val="accent1"/>
                        </a:solidFill>
                      </a:ln>
                    </pic:spPr>
                  </pic:pic>
                </a:graphicData>
              </a:graphic>
            </wp:inline>
          </w:drawing>
        </w:r>
      </w:ins>
    </w:p>
    <w:p w14:paraId="5F4F724E" w14:textId="77777777" w:rsidR="009004E7" w:rsidRDefault="009004E7" w:rsidP="009004E7">
      <w:pPr>
        <w:rPr>
          <w:ins w:id="449" w:author="Chris Johnson" w:date="2016-03-18T16:55:00Z"/>
        </w:rPr>
      </w:pPr>
      <w:ins w:id="450" w:author="Chris Johnson" w:date="2016-03-18T16:55:00Z">
        <w:r>
          <w:br w:type="page"/>
        </w:r>
      </w:ins>
    </w:p>
    <w:p w14:paraId="05E0FB39" w14:textId="77777777" w:rsidR="00BA7CB5" w:rsidRDefault="00BA7CB5" w:rsidP="009004E7">
      <w:pPr>
        <w:pStyle w:val="Heading2"/>
      </w:pPr>
      <w:bookmarkStart w:id="451" w:name="_Toc448317947"/>
      <w:r>
        <w:lastRenderedPageBreak/>
        <w:t>GRN Unpaid Assets</w:t>
      </w:r>
      <w:bookmarkEnd w:id="451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A42497" w:rsidRPr="00041215" w14:paraId="45719B8A" w14:textId="77777777" w:rsidTr="002A66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231267DD" w14:textId="77777777" w:rsidR="00A42497" w:rsidRPr="00041215" w:rsidRDefault="00A42497" w:rsidP="002A6620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14275EEE" w14:textId="77777777" w:rsidR="00A42497" w:rsidRPr="00041215" w:rsidRDefault="00A42497" w:rsidP="00A4249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GRN Unpaid Assets – Prometic</w:t>
            </w:r>
          </w:p>
        </w:tc>
      </w:tr>
      <w:tr w:rsidR="00A42497" w:rsidRPr="00041215" w14:paraId="6E2EFF28" w14:textId="77777777" w:rsidTr="002A66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268D71F" w14:textId="77777777" w:rsidR="00A42497" w:rsidRPr="00041215" w:rsidRDefault="00A42497" w:rsidP="002A6620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7B119FDE" w14:textId="77777777" w:rsidR="00A42497" w:rsidRPr="00041215" w:rsidRDefault="00A42497" w:rsidP="002A66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Bianca Vasquez</w:t>
            </w:r>
          </w:p>
        </w:tc>
      </w:tr>
      <w:tr w:rsidR="00A42497" w:rsidRPr="00041215" w14:paraId="5B9DA519" w14:textId="77777777" w:rsidTr="002A66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BFF96F2" w14:textId="77777777" w:rsidR="00A42497" w:rsidRPr="00041215" w:rsidRDefault="00A42497" w:rsidP="002A6620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374E8DAB" w14:textId="77777777" w:rsidR="00A42497" w:rsidRPr="00041215" w:rsidRDefault="00A42497" w:rsidP="002A66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A42497" w:rsidRPr="00041215" w14:paraId="7AADF4E4" w14:textId="77777777" w:rsidTr="002A66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9D390F7" w14:textId="77777777" w:rsidR="00A42497" w:rsidRPr="00041215" w:rsidRDefault="00A42497" w:rsidP="002A6620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546D2840" w14:textId="77777777" w:rsidR="00A42497" w:rsidRPr="00041215" w:rsidRDefault="00A42497" w:rsidP="002A66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PBI Finance</w:t>
            </w:r>
          </w:p>
        </w:tc>
      </w:tr>
    </w:tbl>
    <w:p w14:paraId="7E98C044" w14:textId="77777777" w:rsidR="00A42497" w:rsidRDefault="00A42497" w:rsidP="004F6BE5"/>
    <w:p w14:paraId="4514F135" w14:textId="77777777" w:rsidR="004F6BE5" w:rsidRDefault="00C36C1B" w:rsidP="004F6BE5">
      <w:r>
        <w:rPr>
          <w:noProof/>
          <w:lang w:eastAsia="en-GB"/>
        </w:rPr>
        <w:drawing>
          <wp:anchor distT="0" distB="0" distL="114300" distR="114300" simplePos="0" relativeHeight="251671552" behindDoc="0" locked="0" layoutInCell="1" allowOverlap="1" wp14:anchorId="21DDB9FE" wp14:editId="5234F9CC">
            <wp:simplePos x="0" y="0"/>
            <wp:positionH relativeFrom="margin">
              <wp:align>right</wp:align>
            </wp:positionH>
            <wp:positionV relativeFrom="paragraph">
              <wp:posOffset>23590</wp:posOffset>
            </wp:positionV>
            <wp:extent cx="4466667" cy="1990476"/>
            <wp:effectExtent l="19050" t="19050" r="10160" b="1016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667" cy="19904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BE5">
        <w:t>Parameters</w:t>
      </w:r>
    </w:p>
    <w:p w14:paraId="4F764583" w14:textId="77777777" w:rsidR="00750D08" w:rsidRDefault="00750D08" w:rsidP="00750D08">
      <w:r>
        <w:t>These are filters picked before running the report</w:t>
      </w:r>
    </w:p>
    <w:p w14:paraId="07558278" w14:textId="77777777"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14:paraId="767ADAD5" w14:textId="77777777"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622A01C8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YYYYMM</w:t>
      </w:r>
    </w:p>
    <w:p w14:paraId="00933EC9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GL Period to run against</w:t>
      </w:r>
    </w:p>
    <w:p w14:paraId="2BDC526D" w14:textId="77777777" w:rsidR="00170FE8" w:rsidRDefault="00170FE8" w:rsidP="004F6BE5"/>
    <w:p w14:paraId="3E52FC49" w14:textId="77777777" w:rsidR="00170FE8" w:rsidRDefault="00A42497" w:rsidP="004F6BE5">
      <w:r>
        <w:t>Final Report</w:t>
      </w:r>
    </w:p>
    <w:p w14:paraId="10A555F3" w14:textId="77777777" w:rsidR="00705D08" w:rsidRDefault="00170FE8" w:rsidP="00705D08">
      <w:r>
        <w:rPr>
          <w:noProof/>
          <w:lang w:eastAsia="en-GB"/>
        </w:rPr>
        <w:drawing>
          <wp:inline distT="0" distB="0" distL="0" distR="0" wp14:anchorId="555FED9C" wp14:editId="5C2B6617">
            <wp:extent cx="6645910" cy="2299970"/>
            <wp:effectExtent l="19050" t="19050" r="21590" b="2413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999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705D08">
        <w:br w:type="page"/>
      </w:r>
    </w:p>
    <w:p w14:paraId="31DF09C5" w14:textId="77777777" w:rsidR="00BA7CB5" w:rsidRDefault="00BA7CB5" w:rsidP="00BA7CB5">
      <w:pPr>
        <w:pStyle w:val="Heading2"/>
      </w:pPr>
      <w:bookmarkStart w:id="452" w:name="_Toc448317948"/>
      <w:r>
        <w:lastRenderedPageBreak/>
        <w:t>Inventory in Inspection</w:t>
      </w:r>
      <w:bookmarkEnd w:id="452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4F6BE5" w:rsidRPr="00041215" w14:paraId="70740B2C" w14:textId="77777777" w:rsidTr="00E971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548690C6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496CDD56" w14:textId="77777777" w:rsidR="004F6BE5" w:rsidRPr="00041215" w:rsidRDefault="00A42497" w:rsidP="00E971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Monitoring of items awaiting release from Inspection</w:t>
            </w:r>
          </w:p>
        </w:tc>
      </w:tr>
      <w:tr w:rsidR="004F6BE5" w:rsidRPr="00041215" w14:paraId="0CCBCF8B" w14:textId="77777777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EDD9C82" w14:textId="77777777" w:rsidR="004F6BE5" w:rsidRPr="00041215" w:rsidRDefault="004F6BE5" w:rsidP="00E97199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06C9F515" w14:textId="77777777" w:rsidR="004F6BE5" w:rsidRPr="00041215" w:rsidRDefault="00A42497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Matt Fantham</w:t>
            </w:r>
          </w:p>
        </w:tc>
      </w:tr>
      <w:tr w:rsidR="004F6BE5" w:rsidRPr="00041215" w14:paraId="0FC6698B" w14:textId="77777777" w:rsidTr="00E971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1E5C1B8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6645687D" w14:textId="77777777" w:rsidR="004F6BE5" w:rsidRPr="00041215" w:rsidRDefault="00A42497" w:rsidP="00E971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4F6BE5" w:rsidRPr="00041215" w14:paraId="54FB6B89" w14:textId="77777777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9CBB3B7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26BA527E" w14:textId="77777777" w:rsidR="004F6BE5" w:rsidRPr="00041215" w:rsidRDefault="00A42497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PBL Manufacturing, Finance &amp; Purchasing</w:t>
            </w:r>
          </w:p>
        </w:tc>
      </w:tr>
    </w:tbl>
    <w:p w14:paraId="4C5956B6" w14:textId="77777777" w:rsidR="004F6BE5" w:rsidRDefault="004F6BE5" w:rsidP="004F6BE5"/>
    <w:p w14:paraId="1A606C32" w14:textId="77777777" w:rsidR="004F6BE5" w:rsidRDefault="00C36C1B" w:rsidP="004F6BE5">
      <w:r>
        <w:rPr>
          <w:noProof/>
          <w:lang w:eastAsia="en-GB"/>
        </w:rPr>
        <w:drawing>
          <wp:anchor distT="0" distB="0" distL="114300" distR="114300" simplePos="0" relativeHeight="251672576" behindDoc="0" locked="0" layoutInCell="1" allowOverlap="1" wp14:anchorId="07F87A31" wp14:editId="62746A9D">
            <wp:simplePos x="0" y="0"/>
            <wp:positionH relativeFrom="margin">
              <wp:align>right</wp:align>
            </wp:positionH>
            <wp:positionV relativeFrom="paragraph">
              <wp:posOffset>9942</wp:posOffset>
            </wp:positionV>
            <wp:extent cx="3923809" cy="1238095"/>
            <wp:effectExtent l="19050" t="19050" r="19685" b="1968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3809" cy="12380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BE5">
        <w:t>Parameters</w:t>
      </w:r>
    </w:p>
    <w:p w14:paraId="0023791C" w14:textId="77777777" w:rsidR="00750D08" w:rsidRDefault="00750D08" w:rsidP="00750D08">
      <w:r>
        <w:t>These are filters picked before running the report</w:t>
      </w:r>
    </w:p>
    <w:p w14:paraId="6BE9CA76" w14:textId="77777777"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14:paraId="0308FFEB" w14:textId="77777777"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0B4E7D37" w14:textId="77777777" w:rsidR="00170FE8" w:rsidRDefault="00170FE8" w:rsidP="004F6BE5">
      <w:r>
        <w:rPr>
          <w:noProof/>
          <w:lang w:eastAsia="en-GB"/>
        </w:rPr>
        <w:drawing>
          <wp:inline distT="0" distB="0" distL="0" distR="0" wp14:anchorId="272AE772" wp14:editId="33FDD529">
            <wp:extent cx="6645910" cy="2481580"/>
            <wp:effectExtent l="19050" t="19050" r="21590" b="1397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15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D266C37" w14:textId="77777777" w:rsidR="00705D08" w:rsidRDefault="00705D08" w:rsidP="00705D08">
      <w:r>
        <w:br w:type="page"/>
      </w:r>
    </w:p>
    <w:p w14:paraId="26126485" w14:textId="77777777" w:rsidR="00BA7CB5" w:rsidRDefault="00BA7CB5" w:rsidP="00BA7CB5">
      <w:pPr>
        <w:pStyle w:val="Heading2"/>
      </w:pPr>
      <w:bookmarkStart w:id="453" w:name="_Toc448317949"/>
      <w:r>
        <w:lastRenderedPageBreak/>
        <w:t>Labour Ledger Comparison</w:t>
      </w:r>
      <w:bookmarkEnd w:id="453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4F6BE5" w:rsidRPr="00041215" w14:paraId="39D0DA2F" w14:textId="77777777" w:rsidTr="00E971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2AA7181C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6754C32F" w14:textId="77777777" w:rsidR="004F6BE5" w:rsidRPr="00041215" w:rsidRDefault="00A42497" w:rsidP="00E971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Comparison of Labour logged and ledger entries over a period of time</w:t>
            </w:r>
          </w:p>
        </w:tc>
      </w:tr>
      <w:tr w:rsidR="004F6BE5" w:rsidRPr="00041215" w14:paraId="185C4917" w14:textId="77777777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C4F1D6F" w14:textId="77777777" w:rsidR="004F6BE5" w:rsidRPr="00041215" w:rsidRDefault="004F6BE5" w:rsidP="00E97199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2228F56E" w14:textId="77777777" w:rsidR="004F6BE5" w:rsidRPr="00041215" w:rsidRDefault="00A42497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David Franklin</w:t>
            </w:r>
          </w:p>
        </w:tc>
      </w:tr>
      <w:tr w:rsidR="004F6BE5" w:rsidRPr="00041215" w14:paraId="3F34C080" w14:textId="77777777" w:rsidTr="00E971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76CBFD0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12075AD8" w14:textId="77777777" w:rsidR="004F6BE5" w:rsidRPr="00041215" w:rsidRDefault="00A42497" w:rsidP="00E971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4F6BE5" w:rsidRPr="00041215" w14:paraId="0C09B601" w14:textId="77777777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5C9B288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05D308EA" w14:textId="77777777" w:rsidR="004F6BE5" w:rsidRPr="00041215" w:rsidRDefault="00A42497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</w:tbl>
    <w:p w14:paraId="6B97F24B" w14:textId="77777777" w:rsidR="004F6BE5" w:rsidRDefault="004F6BE5" w:rsidP="004F6BE5"/>
    <w:p w14:paraId="3F370E59" w14:textId="77777777" w:rsidR="004F6BE5" w:rsidRDefault="00C36C1B" w:rsidP="004F6BE5">
      <w:r>
        <w:rPr>
          <w:noProof/>
          <w:lang w:eastAsia="en-GB"/>
        </w:rPr>
        <w:drawing>
          <wp:anchor distT="0" distB="0" distL="114300" distR="114300" simplePos="0" relativeHeight="251673600" behindDoc="0" locked="0" layoutInCell="1" allowOverlap="1" wp14:anchorId="2BE74A15" wp14:editId="6311C658">
            <wp:simplePos x="0" y="0"/>
            <wp:positionH relativeFrom="margin">
              <wp:align>right</wp:align>
            </wp:positionH>
            <wp:positionV relativeFrom="paragraph">
              <wp:posOffset>23590</wp:posOffset>
            </wp:positionV>
            <wp:extent cx="3723809" cy="5057143"/>
            <wp:effectExtent l="19050" t="19050" r="10160" b="1016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505714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BE5">
        <w:t>Parameters</w:t>
      </w:r>
    </w:p>
    <w:p w14:paraId="3E2E43C6" w14:textId="77777777" w:rsidR="00750D08" w:rsidRDefault="00750D08" w:rsidP="00750D08">
      <w:r>
        <w:t>These are filters picked before running the report</w:t>
      </w:r>
    </w:p>
    <w:p w14:paraId="0FEADBCC" w14:textId="77777777"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14:paraId="3FFEE4EB" w14:textId="77777777"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30A0F3F9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Date from</w:t>
      </w:r>
    </w:p>
    <w:p w14:paraId="29BC60D0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Start of period to run against</w:t>
      </w:r>
    </w:p>
    <w:p w14:paraId="3ADADEBC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Date to</w:t>
      </w:r>
    </w:p>
    <w:p w14:paraId="799F9D99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End of period to run against</w:t>
      </w:r>
    </w:p>
    <w:p w14:paraId="7B6DE579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Map to use</w:t>
      </w:r>
    </w:p>
    <w:p w14:paraId="42094C91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Which user map is to be shown in the report</w:t>
      </w:r>
    </w:p>
    <w:p w14:paraId="79CB2905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Show ledger details</w:t>
      </w:r>
    </w:p>
    <w:p w14:paraId="01F19690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Show ledger entries</w:t>
      </w:r>
    </w:p>
    <w:p w14:paraId="2C29BB99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Show labour details</w:t>
      </w:r>
    </w:p>
    <w:p w14:paraId="580EB9A5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Show labour entries</w:t>
      </w:r>
    </w:p>
    <w:p w14:paraId="47F4D059" w14:textId="77777777" w:rsidR="00170FE8" w:rsidRDefault="00170FE8" w:rsidP="004F6BE5"/>
    <w:p w14:paraId="15E9C545" w14:textId="77777777" w:rsidR="00170FE8" w:rsidRDefault="00170FE8" w:rsidP="004F6BE5"/>
    <w:p w14:paraId="4441A0DD" w14:textId="77777777" w:rsidR="00170FE8" w:rsidRDefault="00170FE8" w:rsidP="004F6BE5"/>
    <w:p w14:paraId="24C50BFD" w14:textId="77777777" w:rsidR="00170FE8" w:rsidRDefault="00170FE8" w:rsidP="004F6BE5"/>
    <w:p w14:paraId="3669AA40" w14:textId="77777777" w:rsidR="00170FE8" w:rsidRDefault="00170FE8" w:rsidP="004F6BE5"/>
    <w:p w14:paraId="0EB51BB7" w14:textId="77777777" w:rsidR="00170FE8" w:rsidRDefault="00170FE8" w:rsidP="004F6BE5"/>
    <w:p w14:paraId="54F4F360" w14:textId="77777777" w:rsidR="00A42497" w:rsidRDefault="00A42497" w:rsidP="004F6BE5">
      <w:r>
        <w:t>Final Report</w:t>
      </w:r>
    </w:p>
    <w:p w14:paraId="5429970B" w14:textId="77777777" w:rsidR="00705D08" w:rsidRDefault="00170FE8" w:rsidP="00705D08">
      <w:r>
        <w:rPr>
          <w:noProof/>
          <w:lang w:eastAsia="en-GB"/>
        </w:rPr>
        <w:drawing>
          <wp:inline distT="0" distB="0" distL="0" distR="0" wp14:anchorId="3BF2F915" wp14:editId="734A6FAB">
            <wp:extent cx="4312143" cy="2029583"/>
            <wp:effectExtent l="19050" t="19050" r="12700" b="2794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34660" cy="20401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705D08">
        <w:br w:type="page"/>
      </w:r>
    </w:p>
    <w:p w14:paraId="5A9473C9" w14:textId="77777777" w:rsidR="00BA7CB5" w:rsidRDefault="00BA7CB5" w:rsidP="00BA7CB5">
      <w:pPr>
        <w:pStyle w:val="Heading2"/>
      </w:pPr>
      <w:bookmarkStart w:id="454" w:name="_Toc448317950"/>
      <w:r>
        <w:lastRenderedPageBreak/>
        <w:t>Lot Traceability</w:t>
      </w:r>
      <w:bookmarkEnd w:id="454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4F6BE5" w:rsidRPr="00041215" w14:paraId="32B0854D" w14:textId="77777777" w:rsidTr="00E971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0C2ACA5A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60A19A7D" w14:textId="77777777" w:rsidR="004F6BE5" w:rsidRPr="00041215" w:rsidRDefault="00A42497" w:rsidP="00A4249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Search to see where a lot has been used</w:t>
            </w:r>
          </w:p>
        </w:tc>
      </w:tr>
      <w:tr w:rsidR="004F6BE5" w:rsidRPr="00041215" w14:paraId="6149BA94" w14:textId="77777777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8F6B749" w14:textId="77777777" w:rsidR="004F6BE5" w:rsidRPr="00041215" w:rsidRDefault="004F6BE5" w:rsidP="00E97199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6BE23CF7" w14:textId="77777777" w:rsidR="004F6BE5" w:rsidRPr="00041215" w:rsidRDefault="00A42497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Matt Fantham</w:t>
            </w:r>
          </w:p>
        </w:tc>
      </w:tr>
      <w:tr w:rsidR="004F6BE5" w:rsidRPr="00041215" w14:paraId="2DA58D43" w14:textId="77777777" w:rsidTr="00E971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4879A80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413F1F6E" w14:textId="77777777" w:rsidR="004F6BE5" w:rsidRPr="00041215" w:rsidRDefault="00A42497" w:rsidP="00E971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4F6BE5" w:rsidRPr="00041215" w14:paraId="2AD82061" w14:textId="77777777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3291610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1A402BAC" w14:textId="77777777" w:rsidR="004F6BE5" w:rsidRPr="00041215" w:rsidRDefault="00A42497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</w:tbl>
    <w:p w14:paraId="405EFA3C" w14:textId="77777777" w:rsidR="004F6BE5" w:rsidRDefault="004F6BE5" w:rsidP="004F6BE5"/>
    <w:p w14:paraId="16B2B733" w14:textId="77777777" w:rsidR="004F6BE5" w:rsidRDefault="00750DDD" w:rsidP="004F6BE5">
      <w:commentRangeStart w:id="455"/>
      <w:ins w:id="456" w:author="Chris Johnson" w:date="2016-03-18T17:01:00Z">
        <w:r>
          <w:rPr>
            <w:noProof/>
            <w:lang w:eastAsia="en-GB"/>
          </w:rPr>
          <w:drawing>
            <wp:anchor distT="0" distB="0" distL="114300" distR="114300" simplePos="0" relativeHeight="251700224" behindDoc="0" locked="0" layoutInCell="1" allowOverlap="1" wp14:anchorId="6218208D" wp14:editId="52A5BCB4">
              <wp:simplePos x="0" y="0"/>
              <wp:positionH relativeFrom="margin">
                <wp:posOffset>3536315</wp:posOffset>
              </wp:positionH>
              <wp:positionV relativeFrom="paragraph">
                <wp:posOffset>6350</wp:posOffset>
              </wp:positionV>
              <wp:extent cx="3108325" cy="2087245"/>
              <wp:effectExtent l="19050" t="19050" r="15875" b="27305"/>
              <wp:wrapSquare wrapText="bothSides"/>
              <wp:docPr id="81" name="Picture 8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 rotWithShape="1">
                      <a:blip r:embed="rId6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b="40118"/>
                      <a:stretch/>
                    </pic:blipFill>
                    <pic:spPr bwMode="auto">
                      <a:xfrm>
                        <a:off x="0" y="0"/>
                        <a:ext cx="3108325" cy="2087245"/>
                      </a:xfrm>
                      <a:prstGeom prst="rect">
                        <a:avLst/>
                      </a:prstGeom>
                      <a:ln>
                        <a:solidFill>
                          <a:schemeClr val="accent1"/>
                        </a:solidFill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ins>
      <w:commentRangeEnd w:id="455"/>
      <w:ins w:id="457" w:author="Chris Johnson" w:date="2016-03-18T17:02:00Z">
        <w:r>
          <w:rPr>
            <w:rStyle w:val="CommentReference"/>
          </w:rPr>
          <w:commentReference w:id="455"/>
        </w:r>
      </w:ins>
      <w:del w:id="458" w:author="Chris Johnson" w:date="2016-03-18T17:01:00Z">
        <w:r w:rsidR="00C36C1B" w:rsidDel="00750DDD">
          <w:rPr>
            <w:noProof/>
            <w:lang w:eastAsia="en-GB"/>
          </w:rPr>
          <w:drawing>
            <wp:anchor distT="0" distB="0" distL="114300" distR="114300" simplePos="0" relativeHeight="251674624" behindDoc="0" locked="0" layoutInCell="1" allowOverlap="1" wp14:anchorId="7A5E1ACC" wp14:editId="0736F315">
              <wp:simplePos x="0" y="0"/>
              <wp:positionH relativeFrom="margin">
                <wp:align>right</wp:align>
              </wp:positionH>
              <wp:positionV relativeFrom="paragraph">
                <wp:posOffset>23590</wp:posOffset>
              </wp:positionV>
              <wp:extent cx="3723809" cy="2723809"/>
              <wp:effectExtent l="19050" t="19050" r="10160" b="19685"/>
              <wp:wrapSquare wrapText="bothSides"/>
              <wp:docPr id="14" name="Picture 1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6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723809" cy="2723809"/>
                      </a:xfrm>
                      <a:prstGeom prst="rect">
                        <a:avLst/>
                      </a:prstGeom>
                      <a:ln>
                        <a:solidFill>
                          <a:schemeClr val="accent1"/>
                        </a:solidFill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del>
      <w:r w:rsidR="004F6BE5">
        <w:t>Parameters</w:t>
      </w:r>
    </w:p>
    <w:p w14:paraId="612AEC7A" w14:textId="77777777" w:rsidR="00750D08" w:rsidRDefault="00750D08" w:rsidP="00750D08">
      <w:r>
        <w:t>These are filters picked before running the report</w:t>
      </w:r>
    </w:p>
    <w:p w14:paraId="46BEF310" w14:textId="77777777"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14:paraId="267F987D" w14:textId="77777777"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0809A790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Lot</w:t>
      </w:r>
      <w:ins w:id="459" w:author="Chris Johnson" w:date="2016-03-18T17:01:00Z">
        <w:r w:rsidR="00750DDD">
          <w:t>/Batch</w:t>
        </w:r>
      </w:ins>
    </w:p>
    <w:p w14:paraId="756E02F8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 xml:space="preserve">Choose lot </w:t>
      </w:r>
      <w:ins w:id="460" w:author="Chris Johnson" w:date="2016-03-18T17:01:00Z">
        <w:r w:rsidR="00750DDD">
          <w:t xml:space="preserve">or Batch </w:t>
        </w:r>
      </w:ins>
      <w:r>
        <w:t>to run against</w:t>
      </w:r>
    </w:p>
    <w:p w14:paraId="1874E51F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Supplier/Internal</w:t>
      </w:r>
    </w:p>
    <w:p w14:paraId="5786A802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Supplier – search supplier lot numbers</w:t>
      </w:r>
    </w:p>
    <w:p w14:paraId="63E83515" w14:textId="77777777" w:rsidR="00A42497" w:rsidRDefault="00A42497" w:rsidP="00A42497">
      <w:pPr>
        <w:pStyle w:val="ListParagraph"/>
        <w:numPr>
          <w:ilvl w:val="1"/>
          <w:numId w:val="1"/>
        </w:numPr>
        <w:rPr>
          <w:ins w:id="461" w:author="Chris Johnson" w:date="2016-03-18T17:01:00Z"/>
        </w:rPr>
      </w:pPr>
      <w:r>
        <w:t>Internal – search internal lot numbers</w:t>
      </w:r>
    </w:p>
    <w:p w14:paraId="5E495718" w14:textId="77777777" w:rsidR="00750DDD" w:rsidRDefault="00750DDD" w:rsidP="00A42497">
      <w:pPr>
        <w:pStyle w:val="ListParagraph"/>
        <w:numPr>
          <w:ilvl w:val="1"/>
          <w:numId w:val="1"/>
        </w:numPr>
      </w:pPr>
      <w:ins w:id="462" w:author="Chris Johnson" w:date="2016-03-18T17:01:00Z">
        <w:r>
          <w:t xml:space="preserve">Batch </w:t>
        </w:r>
      </w:ins>
      <w:ins w:id="463" w:author="Chris Johnson" w:date="2016-03-18T17:02:00Z">
        <w:r>
          <w:t>–</w:t>
        </w:r>
      </w:ins>
      <w:ins w:id="464" w:author="Chris Johnson" w:date="2016-03-18T17:01:00Z">
        <w:r>
          <w:t xml:space="preserve"> search </w:t>
        </w:r>
      </w:ins>
      <w:ins w:id="465" w:author="Chris Johnson" w:date="2016-03-18T17:02:00Z">
        <w:r>
          <w:t>batch numbers</w:t>
        </w:r>
      </w:ins>
    </w:p>
    <w:p w14:paraId="3E9F2636" w14:textId="77777777" w:rsidR="00B8149D" w:rsidRDefault="00B8149D" w:rsidP="004F6BE5"/>
    <w:p w14:paraId="7A89AE12" w14:textId="77777777" w:rsidR="00A42497" w:rsidRDefault="00A42497" w:rsidP="004F6BE5">
      <w:r>
        <w:t>Final Report</w:t>
      </w:r>
    </w:p>
    <w:p w14:paraId="0EE7DB2F" w14:textId="77777777" w:rsidR="00705D08" w:rsidRDefault="00B8149D" w:rsidP="00705D08">
      <w:r>
        <w:rPr>
          <w:noProof/>
          <w:lang w:eastAsia="en-GB"/>
        </w:rPr>
        <w:drawing>
          <wp:inline distT="0" distB="0" distL="0" distR="0" wp14:anchorId="0D78F4B6" wp14:editId="7450A8FB">
            <wp:extent cx="6645910" cy="2239204"/>
            <wp:effectExtent l="19050" t="19050" r="21590" b="27940"/>
            <wp:docPr id="54" name="Picture 54" descr="C:\Users\cjohnson\AppData\Local\Temp\SNAGHTML1e3c0b0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johnson\AppData\Local\Temp\SNAGHTML1e3c0b0c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392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705D08">
        <w:br w:type="page"/>
      </w:r>
    </w:p>
    <w:p w14:paraId="00DCF75A" w14:textId="2C74452D" w:rsidR="007934C0" w:rsidRDefault="007934C0" w:rsidP="007934C0">
      <w:pPr>
        <w:pStyle w:val="Heading2"/>
        <w:rPr>
          <w:ins w:id="466" w:author="Chris Johnson" w:date="2016-04-08T12:51:00Z"/>
        </w:rPr>
      </w:pPr>
      <w:bookmarkStart w:id="467" w:name="_Toc448317951"/>
      <w:ins w:id="468" w:author="Chris Johnson" w:date="2016-04-08T12:51:00Z">
        <w:r>
          <w:lastRenderedPageBreak/>
          <w:t>Missing RI2 GLGroups</w:t>
        </w:r>
        <w:bookmarkEnd w:id="467"/>
      </w:ins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7934C0" w:rsidRPr="00041215" w14:paraId="66713FB6" w14:textId="77777777" w:rsidTr="00397A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ins w:id="469" w:author="Chris Johnson" w:date="2016-04-08T12:51:00Z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3809E88D" w14:textId="77777777" w:rsidR="007934C0" w:rsidRPr="00041215" w:rsidRDefault="007934C0" w:rsidP="00397ACD">
            <w:pPr>
              <w:rPr>
                <w:ins w:id="470" w:author="Chris Johnson" w:date="2016-04-08T12:51:00Z"/>
                <w:i w:val="0"/>
              </w:rPr>
            </w:pPr>
            <w:ins w:id="471" w:author="Chris Johnson" w:date="2016-04-08T12:51:00Z">
              <w:r>
                <w:rPr>
                  <w:i w:val="0"/>
                </w:rPr>
                <w:t>Description</w:t>
              </w:r>
            </w:ins>
          </w:p>
        </w:tc>
        <w:tc>
          <w:tcPr>
            <w:tcW w:w="8901" w:type="dxa"/>
          </w:tcPr>
          <w:p w14:paraId="6F2B2D2E" w14:textId="74A6E437" w:rsidR="007934C0" w:rsidRPr="00041215" w:rsidRDefault="007934C0" w:rsidP="00397AC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472" w:author="Chris Johnson" w:date="2016-04-08T12:51:00Z"/>
              </w:rPr>
            </w:pPr>
            <w:ins w:id="473" w:author="Chris Johnson" w:date="2016-04-08T12:53:00Z">
              <w:r>
                <w:t>Review of all GL Codes that are missing either a GLGroup or ReportIndex2 (for use in finance reports)</w:t>
              </w:r>
            </w:ins>
          </w:p>
        </w:tc>
      </w:tr>
      <w:tr w:rsidR="007934C0" w:rsidRPr="00041215" w14:paraId="0C0E2FEE" w14:textId="77777777" w:rsidTr="00397A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474" w:author="Chris Johnson" w:date="2016-04-08T12:5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1A608A7" w14:textId="77777777" w:rsidR="007934C0" w:rsidRPr="00041215" w:rsidRDefault="007934C0" w:rsidP="00397ACD">
            <w:pPr>
              <w:rPr>
                <w:ins w:id="475" w:author="Chris Johnson" w:date="2016-04-08T12:51:00Z"/>
                <w:i w:val="0"/>
              </w:rPr>
            </w:pPr>
            <w:ins w:id="476" w:author="Chris Johnson" w:date="2016-04-08T12:51:00Z">
              <w:r w:rsidRPr="00041215">
                <w:rPr>
                  <w:i w:val="0"/>
                </w:rPr>
                <w:t>Requested by</w:t>
              </w:r>
            </w:ins>
          </w:p>
        </w:tc>
        <w:tc>
          <w:tcPr>
            <w:tcW w:w="8901" w:type="dxa"/>
          </w:tcPr>
          <w:p w14:paraId="79A6B8D8" w14:textId="371B8AF9" w:rsidR="007934C0" w:rsidRPr="00041215" w:rsidRDefault="007934C0" w:rsidP="00397A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477" w:author="Chris Johnson" w:date="2016-04-08T12:51:00Z"/>
              </w:rPr>
            </w:pPr>
            <w:ins w:id="478" w:author="Chris Johnson" w:date="2016-04-08T12:51:00Z">
              <w:r>
                <w:t>Bianca Vasquez</w:t>
              </w:r>
            </w:ins>
          </w:p>
        </w:tc>
      </w:tr>
      <w:tr w:rsidR="007934C0" w:rsidRPr="00041215" w14:paraId="1260E49B" w14:textId="77777777" w:rsidTr="00397ACD">
        <w:trPr>
          <w:ins w:id="479" w:author="Chris Johnson" w:date="2016-04-08T12:5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75181E0" w14:textId="77777777" w:rsidR="007934C0" w:rsidRPr="00041215" w:rsidRDefault="007934C0" w:rsidP="00397ACD">
            <w:pPr>
              <w:rPr>
                <w:ins w:id="480" w:author="Chris Johnson" w:date="2016-04-08T12:51:00Z"/>
                <w:i w:val="0"/>
              </w:rPr>
            </w:pPr>
            <w:ins w:id="481" w:author="Chris Johnson" w:date="2016-04-08T12:51:00Z">
              <w:r>
                <w:rPr>
                  <w:i w:val="0"/>
                </w:rPr>
                <w:t>Delivered Date</w:t>
              </w:r>
            </w:ins>
          </w:p>
        </w:tc>
        <w:tc>
          <w:tcPr>
            <w:tcW w:w="8901" w:type="dxa"/>
          </w:tcPr>
          <w:p w14:paraId="2CF01BA2" w14:textId="77777777" w:rsidR="007934C0" w:rsidRPr="00041215" w:rsidRDefault="007934C0" w:rsidP="00397A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482" w:author="Chris Johnson" w:date="2016-04-08T12:51:00Z"/>
              </w:rPr>
            </w:pPr>
            <w:ins w:id="483" w:author="Chris Johnson" w:date="2016-04-08T12:51:00Z">
              <w:r>
                <w:t>N/A</w:t>
              </w:r>
            </w:ins>
          </w:p>
        </w:tc>
      </w:tr>
      <w:tr w:rsidR="007934C0" w:rsidRPr="00041215" w14:paraId="6018D40C" w14:textId="77777777" w:rsidTr="00397A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484" w:author="Chris Johnson" w:date="2016-04-08T12:5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A2EBE1D" w14:textId="77777777" w:rsidR="007934C0" w:rsidRPr="00041215" w:rsidRDefault="007934C0" w:rsidP="00397ACD">
            <w:pPr>
              <w:rPr>
                <w:ins w:id="485" w:author="Chris Johnson" w:date="2016-04-08T12:51:00Z"/>
                <w:i w:val="0"/>
              </w:rPr>
            </w:pPr>
            <w:ins w:id="486" w:author="Chris Johnson" w:date="2016-04-08T12:51:00Z">
              <w:r>
                <w:rPr>
                  <w:i w:val="0"/>
                </w:rPr>
                <w:t>Used by</w:t>
              </w:r>
            </w:ins>
          </w:p>
        </w:tc>
        <w:tc>
          <w:tcPr>
            <w:tcW w:w="8901" w:type="dxa"/>
          </w:tcPr>
          <w:p w14:paraId="5E403407" w14:textId="77777777" w:rsidR="007934C0" w:rsidRPr="00041215" w:rsidRDefault="007934C0" w:rsidP="00397A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487" w:author="Chris Johnson" w:date="2016-04-08T12:51:00Z"/>
              </w:rPr>
            </w:pPr>
            <w:ins w:id="488" w:author="Chris Johnson" w:date="2016-04-08T12:51:00Z">
              <w:r>
                <w:t>N/A</w:t>
              </w:r>
            </w:ins>
          </w:p>
        </w:tc>
      </w:tr>
    </w:tbl>
    <w:p w14:paraId="338BB297" w14:textId="77777777" w:rsidR="007934C0" w:rsidRDefault="007934C0" w:rsidP="007934C0">
      <w:pPr>
        <w:rPr>
          <w:ins w:id="489" w:author="Chris Johnson" w:date="2016-04-08T12:51:00Z"/>
        </w:rPr>
      </w:pPr>
    </w:p>
    <w:p w14:paraId="114F29B8" w14:textId="0E2272EC" w:rsidR="007934C0" w:rsidRDefault="007934C0" w:rsidP="007934C0">
      <w:pPr>
        <w:rPr>
          <w:ins w:id="490" w:author="Chris Johnson" w:date="2016-04-08T12:51:00Z"/>
        </w:rPr>
      </w:pPr>
      <w:ins w:id="491" w:author="Chris Johnson" w:date="2016-04-08T12:51:00Z">
        <w:r>
          <w:t>Parameters</w:t>
        </w:r>
      </w:ins>
    </w:p>
    <w:p w14:paraId="250029AC" w14:textId="77777777" w:rsidR="007934C0" w:rsidRDefault="007934C0" w:rsidP="007934C0">
      <w:pPr>
        <w:rPr>
          <w:ins w:id="492" w:author="Chris Johnson" w:date="2016-04-08T12:51:00Z"/>
        </w:rPr>
      </w:pPr>
      <w:ins w:id="493" w:author="Chris Johnson" w:date="2016-04-08T12:51:00Z">
        <w:r>
          <w:t>These are filters picked before running the report</w:t>
        </w:r>
      </w:ins>
    </w:p>
    <w:p w14:paraId="4DC77262" w14:textId="005B37EC" w:rsidR="007934C0" w:rsidRDefault="007934C0" w:rsidP="007934C0">
      <w:pPr>
        <w:pStyle w:val="ListParagraph"/>
        <w:numPr>
          <w:ilvl w:val="1"/>
          <w:numId w:val="1"/>
        </w:numPr>
        <w:rPr>
          <w:ins w:id="494" w:author="Chris Johnson" w:date="2016-04-08T12:51:00Z"/>
        </w:rPr>
      </w:pPr>
      <w:ins w:id="495" w:author="Chris Johnson" w:date="2016-04-08T12:51:00Z">
        <w:r>
          <w:t>None</w:t>
        </w:r>
      </w:ins>
    </w:p>
    <w:p w14:paraId="777BF66F" w14:textId="77777777" w:rsidR="007934C0" w:rsidRDefault="007934C0" w:rsidP="007934C0">
      <w:pPr>
        <w:rPr>
          <w:ins w:id="496" w:author="Chris Johnson" w:date="2016-04-08T12:51:00Z"/>
        </w:rPr>
      </w:pPr>
    </w:p>
    <w:p w14:paraId="69AA028C" w14:textId="77777777" w:rsidR="007934C0" w:rsidRDefault="007934C0" w:rsidP="007934C0">
      <w:pPr>
        <w:rPr>
          <w:ins w:id="497" w:author="Chris Johnson" w:date="2016-04-08T12:51:00Z"/>
        </w:rPr>
      </w:pPr>
      <w:ins w:id="498" w:author="Chris Johnson" w:date="2016-04-08T12:51:00Z">
        <w:r>
          <w:t>Final Report</w:t>
        </w:r>
      </w:ins>
    </w:p>
    <w:p w14:paraId="3A30A960" w14:textId="572511D5" w:rsidR="007934C0" w:rsidRDefault="007934C0" w:rsidP="007934C0">
      <w:pPr>
        <w:rPr>
          <w:ins w:id="499" w:author="Chris Johnson" w:date="2016-04-08T12:51:00Z"/>
        </w:rPr>
      </w:pPr>
      <w:ins w:id="500" w:author="Chris Johnson" w:date="2016-04-08T12:52:00Z">
        <w:r>
          <w:rPr>
            <w:noProof/>
            <w:lang w:eastAsia="en-GB"/>
          </w:rPr>
          <w:drawing>
            <wp:inline distT="0" distB="0" distL="0" distR="0" wp14:anchorId="4429FE35" wp14:editId="6E8E3174">
              <wp:extent cx="6645910" cy="3813810"/>
              <wp:effectExtent l="0" t="0" r="2540" b="0"/>
              <wp:docPr id="87" name="Picture 8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7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645910" cy="38138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ins w:id="501" w:author="Chris Johnson" w:date="2016-04-08T12:51:00Z">
        <w:r>
          <w:br w:type="page"/>
        </w:r>
      </w:ins>
    </w:p>
    <w:p w14:paraId="6FD04A40" w14:textId="77777777" w:rsidR="00BA7CB5" w:rsidRDefault="00BA7CB5" w:rsidP="00BA7CB5">
      <w:pPr>
        <w:pStyle w:val="Heading2"/>
      </w:pPr>
      <w:bookmarkStart w:id="502" w:name="_Toc448317952"/>
      <w:r>
        <w:lastRenderedPageBreak/>
        <w:t>Open Requisition Report</w:t>
      </w:r>
      <w:bookmarkEnd w:id="502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4F6BE5" w:rsidRPr="00041215" w14:paraId="37F3DE2D" w14:textId="77777777" w:rsidTr="00E971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24BD7196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12BB568B" w14:textId="77777777" w:rsidR="004F6BE5" w:rsidRPr="00041215" w:rsidRDefault="00A42497" w:rsidP="00E971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Monitoring requisitions that require approval</w:t>
            </w:r>
          </w:p>
        </w:tc>
      </w:tr>
      <w:tr w:rsidR="004F6BE5" w:rsidRPr="00041215" w14:paraId="621ED2F5" w14:textId="77777777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19F295C" w14:textId="77777777" w:rsidR="004F6BE5" w:rsidRPr="00041215" w:rsidRDefault="004F6BE5" w:rsidP="00E97199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72026D0F" w14:textId="77777777" w:rsidR="004F6BE5" w:rsidRPr="00041215" w:rsidRDefault="00A42497" w:rsidP="00A424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Benjamin Hémond</w:t>
            </w:r>
          </w:p>
        </w:tc>
      </w:tr>
      <w:tr w:rsidR="004F6BE5" w:rsidRPr="00041215" w14:paraId="334D8958" w14:textId="77777777" w:rsidTr="00E971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38FDA3E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50B4632D" w14:textId="77777777" w:rsidR="004F6BE5" w:rsidRPr="00041215" w:rsidRDefault="00A42497" w:rsidP="00E971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4F6BE5" w:rsidRPr="00041215" w14:paraId="31DE17B9" w14:textId="77777777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09AC032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0BCC2618" w14:textId="77777777" w:rsidR="004F6BE5" w:rsidRPr="00041215" w:rsidRDefault="00A42497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PBI purchasing</w:t>
            </w:r>
          </w:p>
        </w:tc>
      </w:tr>
    </w:tbl>
    <w:p w14:paraId="3040E61B" w14:textId="77777777" w:rsidR="004F6BE5" w:rsidRDefault="004F6BE5" w:rsidP="004F6BE5"/>
    <w:p w14:paraId="44C861BD" w14:textId="77777777" w:rsidR="004F6BE5" w:rsidRDefault="00C36C1B" w:rsidP="004F6BE5">
      <w:r>
        <w:rPr>
          <w:noProof/>
          <w:lang w:eastAsia="en-GB"/>
        </w:rPr>
        <w:drawing>
          <wp:anchor distT="0" distB="0" distL="114300" distR="114300" simplePos="0" relativeHeight="251675648" behindDoc="0" locked="0" layoutInCell="1" allowOverlap="1" wp14:anchorId="556F8E3B" wp14:editId="33B060C0">
            <wp:simplePos x="0" y="0"/>
            <wp:positionH relativeFrom="margin">
              <wp:align>right</wp:align>
            </wp:positionH>
            <wp:positionV relativeFrom="paragraph">
              <wp:posOffset>23590</wp:posOffset>
            </wp:positionV>
            <wp:extent cx="4009524" cy="3695238"/>
            <wp:effectExtent l="19050" t="19050" r="10160" b="1968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9524" cy="369523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BE5">
        <w:t>Parameters</w:t>
      </w:r>
    </w:p>
    <w:p w14:paraId="565A77E2" w14:textId="77777777" w:rsidR="00750D08" w:rsidRDefault="00750D08" w:rsidP="00750D08">
      <w:r>
        <w:t>These are filters picked before running the report</w:t>
      </w:r>
    </w:p>
    <w:p w14:paraId="67B60C57" w14:textId="77777777"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14:paraId="4E044D61" w14:textId="77777777"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16197209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Enter from Requisition Date</w:t>
      </w:r>
    </w:p>
    <w:p w14:paraId="6938770B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Start of requisition date period</w:t>
      </w:r>
    </w:p>
    <w:p w14:paraId="363BCE8B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Enter to Requisition Date</w:t>
      </w:r>
    </w:p>
    <w:p w14:paraId="2F6F7367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End of requisition date period</w:t>
      </w:r>
    </w:p>
    <w:p w14:paraId="61AB0624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Buyer Name</w:t>
      </w:r>
    </w:p>
    <w:p w14:paraId="7917771B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If completed, then only run against this buyer</w:t>
      </w:r>
    </w:p>
    <w:p w14:paraId="14413375" w14:textId="77777777" w:rsidR="00750D08" w:rsidRDefault="00750D08" w:rsidP="004F6BE5"/>
    <w:p w14:paraId="245FD1AB" w14:textId="77777777" w:rsidR="00750D08" w:rsidRDefault="00750D08" w:rsidP="004F6BE5"/>
    <w:p w14:paraId="0AFB4F83" w14:textId="77777777" w:rsidR="00750D08" w:rsidRDefault="00750D08" w:rsidP="004F6BE5"/>
    <w:p w14:paraId="66260584" w14:textId="77777777" w:rsidR="00A42497" w:rsidRDefault="00A42497" w:rsidP="004F6BE5">
      <w:r>
        <w:t>Final Report</w:t>
      </w:r>
    </w:p>
    <w:p w14:paraId="5BAE8A3E" w14:textId="77777777" w:rsidR="00705D08" w:rsidRDefault="00750D08" w:rsidP="00705D08">
      <w:r>
        <w:rPr>
          <w:noProof/>
          <w:lang w:eastAsia="en-GB"/>
        </w:rPr>
        <w:drawing>
          <wp:inline distT="0" distB="0" distL="0" distR="0" wp14:anchorId="107C6E22" wp14:editId="1099D3AA">
            <wp:extent cx="6645910" cy="1851660"/>
            <wp:effectExtent l="19050" t="19050" r="21590" b="1524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516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705D08">
        <w:br w:type="page"/>
      </w:r>
    </w:p>
    <w:p w14:paraId="51FA5EF0" w14:textId="77777777" w:rsidR="00BA7CB5" w:rsidRDefault="00BA7CB5" w:rsidP="00BA7CB5">
      <w:pPr>
        <w:pStyle w:val="Heading2"/>
      </w:pPr>
      <w:bookmarkStart w:id="503" w:name="_Toc448317953"/>
      <w:r>
        <w:lastRenderedPageBreak/>
        <w:t>Open Purchase Orders Stock</w:t>
      </w:r>
      <w:bookmarkEnd w:id="503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4F6BE5" w:rsidRPr="00041215" w14:paraId="0B7705ED" w14:textId="77777777" w:rsidTr="00E971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0D19050B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13E32109" w14:textId="77777777" w:rsidR="004F6BE5" w:rsidRPr="00041215" w:rsidRDefault="00A42497" w:rsidP="00E971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Monitor outstanding stock in purchase orders for manufacturing projects</w:t>
            </w:r>
          </w:p>
        </w:tc>
      </w:tr>
      <w:tr w:rsidR="004F6BE5" w:rsidRPr="00041215" w14:paraId="6356AA23" w14:textId="77777777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02B1CA7" w14:textId="77777777" w:rsidR="004F6BE5" w:rsidRPr="00041215" w:rsidRDefault="004F6BE5" w:rsidP="00E97199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40F71E6A" w14:textId="77777777" w:rsidR="004F6BE5" w:rsidRPr="00041215" w:rsidRDefault="00A42497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Matt Fantham</w:t>
            </w:r>
          </w:p>
        </w:tc>
      </w:tr>
      <w:tr w:rsidR="004F6BE5" w:rsidRPr="00041215" w14:paraId="480F846D" w14:textId="77777777" w:rsidTr="00E971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EC9F48F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74B7BE61" w14:textId="77777777" w:rsidR="004F6BE5" w:rsidRPr="00041215" w:rsidRDefault="00A42497" w:rsidP="00E971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4F6BE5" w:rsidRPr="00041215" w14:paraId="07DC4301" w14:textId="77777777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65826BD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4ED2CBAB" w14:textId="77777777" w:rsidR="004F6BE5" w:rsidRPr="00041215" w:rsidRDefault="00A42497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PBL Manufacturing</w:t>
            </w:r>
          </w:p>
        </w:tc>
      </w:tr>
    </w:tbl>
    <w:p w14:paraId="280335B6" w14:textId="77777777" w:rsidR="004F6BE5" w:rsidRDefault="004F6BE5" w:rsidP="004F6BE5"/>
    <w:p w14:paraId="1E305160" w14:textId="77777777" w:rsidR="004F6BE5" w:rsidRDefault="00C36C1B" w:rsidP="004F6BE5">
      <w:r>
        <w:rPr>
          <w:noProof/>
          <w:lang w:eastAsia="en-GB"/>
        </w:rPr>
        <w:drawing>
          <wp:anchor distT="0" distB="0" distL="114300" distR="114300" simplePos="0" relativeHeight="251676672" behindDoc="0" locked="0" layoutInCell="1" allowOverlap="1" wp14:anchorId="7859D4E8" wp14:editId="2949B24E">
            <wp:simplePos x="0" y="0"/>
            <wp:positionH relativeFrom="margin">
              <wp:align>right</wp:align>
            </wp:positionH>
            <wp:positionV relativeFrom="paragraph">
              <wp:posOffset>23590</wp:posOffset>
            </wp:positionV>
            <wp:extent cx="3742857" cy="1238095"/>
            <wp:effectExtent l="19050" t="19050" r="10160" b="19685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2857" cy="12380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BE5">
        <w:t>Parameters</w:t>
      </w:r>
    </w:p>
    <w:p w14:paraId="3EAE8393" w14:textId="77777777" w:rsidR="00750D08" w:rsidRDefault="00750D08" w:rsidP="00750D08">
      <w:r>
        <w:t>These are filters picked before running the report</w:t>
      </w:r>
    </w:p>
    <w:p w14:paraId="47FA84FB" w14:textId="77777777"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14:paraId="70CC5E35" w14:textId="77777777"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6B470CF7" w14:textId="77777777" w:rsidR="00750D08" w:rsidRDefault="00A42497" w:rsidP="00705D08">
      <w:r>
        <w:t>Final Report</w:t>
      </w:r>
    </w:p>
    <w:p w14:paraId="1FC9475C" w14:textId="77777777" w:rsidR="00705D08" w:rsidRDefault="00750D08" w:rsidP="00705D08">
      <w:r>
        <w:rPr>
          <w:noProof/>
          <w:lang w:eastAsia="en-GB"/>
        </w:rPr>
        <w:drawing>
          <wp:inline distT="0" distB="0" distL="0" distR="0" wp14:anchorId="0B4A3514" wp14:editId="38E2F278">
            <wp:extent cx="6645910" cy="2686685"/>
            <wp:effectExtent l="19050" t="19050" r="21590" b="1841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866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705D08">
        <w:br w:type="page"/>
      </w:r>
    </w:p>
    <w:p w14:paraId="07C34FFE" w14:textId="77777777" w:rsidR="00BA7CB5" w:rsidRDefault="00BA7CB5" w:rsidP="00BA7CB5">
      <w:pPr>
        <w:pStyle w:val="Heading2"/>
      </w:pPr>
      <w:bookmarkStart w:id="504" w:name="_Toc448317954"/>
      <w:r>
        <w:lastRenderedPageBreak/>
        <w:t>Payment Run</w:t>
      </w:r>
      <w:bookmarkEnd w:id="504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4F6BE5" w:rsidRPr="00041215" w14:paraId="7BED2910" w14:textId="77777777" w:rsidTr="00E971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6AE08642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428B7AA7" w14:textId="77777777" w:rsidR="004F6BE5" w:rsidRPr="00041215" w:rsidRDefault="00A42497" w:rsidP="00E971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New version of Payment run, allowing the original report to be run by Invoice number or payment number</w:t>
            </w:r>
          </w:p>
        </w:tc>
      </w:tr>
      <w:tr w:rsidR="004F6BE5" w:rsidRPr="00041215" w14:paraId="2ADB4E98" w14:textId="77777777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44D4731" w14:textId="77777777" w:rsidR="004F6BE5" w:rsidRPr="00041215" w:rsidRDefault="004F6BE5" w:rsidP="00E97199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33B110B9" w14:textId="77777777" w:rsidR="004F6BE5" w:rsidRPr="00041215" w:rsidRDefault="00A42497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Bianca Vasquez</w:t>
            </w:r>
          </w:p>
        </w:tc>
      </w:tr>
      <w:tr w:rsidR="004F6BE5" w:rsidRPr="00041215" w14:paraId="405A037B" w14:textId="77777777" w:rsidTr="00E971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A62D856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7D124124" w14:textId="77777777" w:rsidR="004F6BE5" w:rsidRPr="00041215" w:rsidRDefault="00A42497" w:rsidP="00E971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4F6BE5" w:rsidRPr="00041215" w14:paraId="4E1AF424" w14:textId="77777777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84453D5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5050FD87" w14:textId="77777777" w:rsidR="004F6BE5" w:rsidRPr="00041215" w:rsidRDefault="00A42497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PBI Finance</w:t>
            </w:r>
          </w:p>
        </w:tc>
      </w:tr>
    </w:tbl>
    <w:p w14:paraId="7B14E995" w14:textId="77777777" w:rsidR="004F6BE5" w:rsidRDefault="004F6BE5" w:rsidP="004F6BE5"/>
    <w:p w14:paraId="6C51F788" w14:textId="77777777" w:rsidR="004F6BE5" w:rsidRDefault="00B8149D" w:rsidP="004F6BE5">
      <w:r>
        <w:rPr>
          <w:noProof/>
          <w:lang w:eastAsia="en-GB"/>
        </w:rPr>
        <w:drawing>
          <wp:anchor distT="0" distB="0" distL="114300" distR="114300" simplePos="0" relativeHeight="251677696" behindDoc="0" locked="0" layoutInCell="1" allowOverlap="1" wp14:anchorId="757CB3E4" wp14:editId="4C0E2AE9">
            <wp:simplePos x="0" y="0"/>
            <wp:positionH relativeFrom="margin">
              <wp:align>right</wp:align>
            </wp:positionH>
            <wp:positionV relativeFrom="paragraph">
              <wp:posOffset>23589</wp:posOffset>
            </wp:positionV>
            <wp:extent cx="3723809" cy="3476190"/>
            <wp:effectExtent l="19050" t="19050" r="10160" b="10160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34761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BE5">
        <w:t>Parameters</w:t>
      </w:r>
    </w:p>
    <w:p w14:paraId="1F9206BB" w14:textId="77777777" w:rsidR="00750D08" w:rsidRDefault="00750D08" w:rsidP="00750D08">
      <w:r>
        <w:t>These are filters picked before running the report</w:t>
      </w:r>
    </w:p>
    <w:p w14:paraId="4019042F" w14:textId="77777777"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14:paraId="1AC24728" w14:textId="77777777"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2A309955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Payment/Invoice</w:t>
      </w:r>
    </w:p>
    <w:p w14:paraId="25771684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Payment – search by payment number</w:t>
      </w:r>
    </w:p>
    <w:p w14:paraId="64A7881D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Invoice – search by invoice number</w:t>
      </w:r>
    </w:p>
    <w:p w14:paraId="0A1DA94A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Payment/Invoice #</w:t>
      </w:r>
    </w:p>
    <w:p w14:paraId="2EF42CD0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The reference to search</w:t>
      </w:r>
    </w:p>
    <w:p w14:paraId="6867F27D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Supplier</w:t>
      </w:r>
    </w:p>
    <w:p w14:paraId="76CE97D3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If completed, then only run against this Supplier</w:t>
      </w:r>
    </w:p>
    <w:p w14:paraId="6EA36180" w14:textId="77777777" w:rsidR="00170FE8" w:rsidRDefault="00170FE8" w:rsidP="004F6BE5"/>
    <w:p w14:paraId="0CE0626A" w14:textId="77777777" w:rsidR="00170FE8" w:rsidRDefault="00A42497" w:rsidP="004F6BE5">
      <w:r>
        <w:t>Final Report</w:t>
      </w:r>
    </w:p>
    <w:p w14:paraId="172C3A2D" w14:textId="77777777" w:rsidR="00705D08" w:rsidRDefault="00170FE8" w:rsidP="00705D08">
      <w:r>
        <w:rPr>
          <w:noProof/>
          <w:lang w:eastAsia="en-GB"/>
        </w:rPr>
        <w:drawing>
          <wp:inline distT="0" distB="0" distL="0" distR="0" wp14:anchorId="56911ADD" wp14:editId="17C0718B">
            <wp:extent cx="6645910" cy="1936750"/>
            <wp:effectExtent l="19050" t="19050" r="21590" b="2540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367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705D08">
        <w:br w:type="page"/>
      </w:r>
    </w:p>
    <w:p w14:paraId="16C096A2" w14:textId="77777777" w:rsidR="00BA7CB5" w:rsidRDefault="00BA7CB5" w:rsidP="00BA7CB5">
      <w:pPr>
        <w:pStyle w:val="Heading2"/>
      </w:pPr>
      <w:bookmarkStart w:id="505" w:name="_Toc448317955"/>
      <w:r>
        <w:lastRenderedPageBreak/>
        <w:t>Pick List</w:t>
      </w:r>
      <w:bookmarkEnd w:id="505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4F6BE5" w:rsidRPr="00041215" w14:paraId="75A8499D" w14:textId="77777777" w:rsidTr="00E971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755F86DC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6CC5A719" w14:textId="77777777" w:rsidR="004F6BE5" w:rsidRPr="00041215" w:rsidRDefault="00A42497" w:rsidP="00E971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Report to find all stock for planned job (and all relevant sub jobs)</w:t>
            </w:r>
          </w:p>
        </w:tc>
      </w:tr>
      <w:tr w:rsidR="004F6BE5" w:rsidRPr="00041215" w14:paraId="0BFC0862" w14:textId="77777777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41CFCA7" w14:textId="77777777" w:rsidR="004F6BE5" w:rsidRPr="00041215" w:rsidRDefault="004F6BE5" w:rsidP="00E97199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77156CCE" w14:textId="77777777" w:rsidR="004F6BE5" w:rsidRPr="00041215" w:rsidRDefault="00A42497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Bryan Vickers</w:t>
            </w:r>
          </w:p>
        </w:tc>
      </w:tr>
      <w:tr w:rsidR="004F6BE5" w:rsidRPr="00041215" w14:paraId="6FCA6416" w14:textId="77777777" w:rsidTr="00E971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EDA60A8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7ABAEAB0" w14:textId="77777777" w:rsidR="004F6BE5" w:rsidRPr="00041215" w:rsidRDefault="00A42497" w:rsidP="00E971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4F6BE5" w:rsidRPr="00041215" w14:paraId="7982B555" w14:textId="77777777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26E8D76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2635D03F" w14:textId="77777777" w:rsidR="004F6BE5" w:rsidRPr="00041215" w:rsidRDefault="00A42497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PBP Manufacturing</w:t>
            </w:r>
          </w:p>
        </w:tc>
      </w:tr>
    </w:tbl>
    <w:p w14:paraId="267383C7" w14:textId="77777777" w:rsidR="004F6BE5" w:rsidRDefault="004F6BE5" w:rsidP="004F6BE5"/>
    <w:p w14:paraId="3893338C" w14:textId="77777777" w:rsidR="004F6BE5" w:rsidRDefault="00B8149D" w:rsidP="004F6BE5">
      <w:r>
        <w:rPr>
          <w:noProof/>
          <w:lang w:eastAsia="en-GB"/>
        </w:rPr>
        <w:drawing>
          <wp:anchor distT="0" distB="0" distL="114300" distR="114300" simplePos="0" relativeHeight="251678720" behindDoc="0" locked="0" layoutInCell="1" allowOverlap="1" wp14:anchorId="4CD0B27E" wp14:editId="7D5C732C">
            <wp:simplePos x="0" y="0"/>
            <wp:positionH relativeFrom="margin">
              <wp:align>right</wp:align>
            </wp:positionH>
            <wp:positionV relativeFrom="paragraph">
              <wp:posOffset>23589</wp:posOffset>
            </wp:positionV>
            <wp:extent cx="3580765" cy="2101215"/>
            <wp:effectExtent l="19050" t="19050" r="19685" b="13335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294"/>
                    <a:stretch/>
                  </pic:blipFill>
                  <pic:spPr bwMode="auto">
                    <a:xfrm>
                      <a:off x="0" y="0"/>
                      <a:ext cx="3580952" cy="210186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accent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BE5">
        <w:t>Parameters</w:t>
      </w:r>
    </w:p>
    <w:p w14:paraId="022D5BED" w14:textId="77777777" w:rsidR="00750D08" w:rsidRDefault="00750D08" w:rsidP="00750D08">
      <w:r>
        <w:t>These are filters picked before running the report</w:t>
      </w:r>
    </w:p>
    <w:p w14:paraId="212C5350" w14:textId="77777777"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14:paraId="3C84F117" w14:textId="77777777"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5321E5B5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Master Job</w:t>
      </w:r>
    </w:p>
    <w:p w14:paraId="56762F3D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Project job to search for</w:t>
      </w:r>
    </w:p>
    <w:p w14:paraId="0EFF12E0" w14:textId="77777777" w:rsidR="00170FE8" w:rsidRDefault="00170FE8" w:rsidP="004F6BE5"/>
    <w:p w14:paraId="6A83DB70" w14:textId="77777777" w:rsidR="00170FE8" w:rsidRDefault="00170FE8" w:rsidP="004F6BE5"/>
    <w:p w14:paraId="5F863D24" w14:textId="77777777" w:rsidR="00170FE8" w:rsidRDefault="00170FE8" w:rsidP="004F6BE5"/>
    <w:p w14:paraId="3BE465AB" w14:textId="77777777" w:rsidR="00170FE8" w:rsidRDefault="00A42497" w:rsidP="004F6BE5">
      <w:r>
        <w:t>Final Report</w:t>
      </w:r>
    </w:p>
    <w:p w14:paraId="441D37EC" w14:textId="77777777" w:rsidR="00705D08" w:rsidRDefault="00170FE8" w:rsidP="00705D08">
      <w:r>
        <w:rPr>
          <w:noProof/>
          <w:lang w:eastAsia="en-GB"/>
        </w:rPr>
        <w:drawing>
          <wp:inline distT="0" distB="0" distL="0" distR="0" wp14:anchorId="5EBB524C" wp14:editId="53511C6D">
            <wp:extent cx="6645910" cy="2300605"/>
            <wp:effectExtent l="19050" t="19050" r="21590" b="2349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06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705D08">
        <w:br w:type="page"/>
      </w:r>
    </w:p>
    <w:p w14:paraId="2FF73AAB" w14:textId="77777777" w:rsidR="00BA7CB5" w:rsidRDefault="00BA7CB5" w:rsidP="00BA7CB5">
      <w:pPr>
        <w:pStyle w:val="Heading2"/>
      </w:pPr>
      <w:bookmarkStart w:id="506" w:name="_Toc448317956"/>
      <w:r>
        <w:lastRenderedPageBreak/>
        <w:t>Pick List Job Breakdown</w:t>
      </w:r>
      <w:bookmarkEnd w:id="506"/>
    </w:p>
    <w:tbl>
      <w:tblPr>
        <w:tblStyle w:val="GridTable3-Accent1"/>
        <w:tblW w:w="0" w:type="auto"/>
        <w:tblLook w:val="04A0" w:firstRow="1" w:lastRow="0" w:firstColumn="1" w:lastColumn="0" w:noHBand="0" w:noVBand="1"/>
      </w:tblPr>
      <w:tblGrid>
        <w:gridCol w:w="1555"/>
        <w:gridCol w:w="8901"/>
      </w:tblGrid>
      <w:tr w:rsidR="00A42497" w:rsidRPr="00041215" w14:paraId="5CDEE65E" w14:textId="77777777" w:rsidTr="00A424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3A92751C" w14:textId="77777777" w:rsidR="00A42497" w:rsidRPr="00041215" w:rsidRDefault="00A42497" w:rsidP="00A42497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1FA3757C" w14:textId="77777777" w:rsidR="00A42497" w:rsidRPr="00041215" w:rsidRDefault="00A42497" w:rsidP="00A4249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Report to find all stock for planned job (and all relevant sub jobs), split by each job</w:t>
            </w:r>
          </w:p>
        </w:tc>
      </w:tr>
      <w:tr w:rsidR="00A42497" w:rsidRPr="00041215" w14:paraId="0B2E7970" w14:textId="77777777" w:rsidTr="00A424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E38998F" w14:textId="77777777" w:rsidR="00A42497" w:rsidRPr="00041215" w:rsidRDefault="00A42497" w:rsidP="00A42497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0C67F4FE" w14:textId="77777777" w:rsidR="00A42497" w:rsidRPr="00041215" w:rsidRDefault="00A42497" w:rsidP="00A424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Bryan Vickers</w:t>
            </w:r>
          </w:p>
        </w:tc>
      </w:tr>
      <w:tr w:rsidR="00A42497" w:rsidRPr="00041215" w14:paraId="5CBD3234" w14:textId="77777777" w:rsidTr="00A424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0F563E7" w14:textId="77777777" w:rsidR="00A42497" w:rsidRPr="00041215" w:rsidRDefault="00A42497" w:rsidP="00A42497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310660D2" w14:textId="77777777" w:rsidR="00A42497" w:rsidRPr="00041215" w:rsidRDefault="00A42497" w:rsidP="00A424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A42497" w:rsidRPr="00041215" w14:paraId="55884E72" w14:textId="77777777" w:rsidTr="00A424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13BCD87" w14:textId="77777777" w:rsidR="00A42497" w:rsidRPr="00041215" w:rsidRDefault="00A42497" w:rsidP="00A42497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4E48AFAD" w14:textId="77777777" w:rsidR="00A42497" w:rsidRPr="00041215" w:rsidRDefault="00A42497" w:rsidP="00A424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PBP Manufacturing</w:t>
            </w:r>
          </w:p>
        </w:tc>
      </w:tr>
    </w:tbl>
    <w:p w14:paraId="69365A02" w14:textId="77777777" w:rsidR="004F6BE5" w:rsidRDefault="004F6BE5" w:rsidP="004F6BE5"/>
    <w:p w14:paraId="6527DC76" w14:textId="77777777" w:rsidR="004F6BE5" w:rsidRDefault="00B8149D" w:rsidP="004F6BE5">
      <w:r>
        <w:rPr>
          <w:noProof/>
          <w:lang w:eastAsia="en-GB"/>
        </w:rPr>
        <w:drawing>
          <wp:anchor distT="0" distB="0" distL="114300" distR="114300" simplePos="0" relativeHeight="251679744" behindDoc="0" locked="0" layoutInCell="1" allowOverlap="1" wp14:anchorId="69BC743C" wp14:editId="7DC41E8D">
            <wp:simplePos x="0" y="0"/>
            <wp:positionH relativeFrom="margin">
              <wp:align>right</wp:align>
            </wp:positionH>
            <wp:positionV relativeFrom="paragraph">
              <wp:posOffset>23590</wp:posOffset>
            </wp:positionV>
            <wp:extent cx="3742857" cy="2000000"/>
            <wp:effectExtent l="19050" t="19050" r="10160" b="19685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2857" cy="200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BE5">
        <w:t>Parameters</w:t>
      </w:r>
    </w:p>
    <w:p w14:paraId="45417D9F" w14:textId="77777777" w:rsidR="00750D08" w:rsidRDefault="00750D08" w:rsidP="00750D08">
      <w:r>
        <w:t>These are filters picked before running the report</w:t>
      </w:r>
    </w:p>
    <w:p w14:paraId="7C7D2608" w14:textId="77777777"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14:paraId="682908F9" w14:textId="77777777"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094A3345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Master Job</w:t>
      </w:r>
    </w:p>
    <w:p w14:paraId="7E9D8660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Project job to search for</w:t>
      </w:r>
    </w:p>
    <w:p w14:paraId="7C39066F" w14:textId="77777777" w:rsidR="00A42497" w:rsidRDefault="00A42497" w:rsidP="00A42497"/>
    <w:p w14:paraId="32B8D061" w14:textId="77777777" w:rsidR="00A42497" w:rsidRDefault="00A42497" w:rsidP="00A42497"/>
    <w:p w14:paraId="771EDD0C" w14:textId="77777777" w:rsidR="00A42497" w:rsidRDefault="00A42497" w:rsidP="00A42497">
      <w:r>
        <w:t>Final Report</w:t>
      </w:r>
    </w:p>
    <w:p w14:paraId="7612FDF5" w14:textId="77777777" w:rsidR="00705D08" w:rsidRDefault="00170FE8" w:rsidP="00705D08">
      <w:r>
        <w:rPr>
          <w:noProof/>
          <w:lang w:eastAsia="en-GB"/>
        </w:rPr>
        <w:drawing>
          <wp:inline distT="0" distB="0" distL="0" distR="0" wp14:anchorId="67D4F19E" wp14:editId="6F4637E7">
            <wp:extent cx="6645910" cy="2967355"/>
            <wp:effectExtent l="19050" t="19050" r="21590" b="2349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673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705D08">
        <w:br w:type="page"/>
      </w:r>
    </w:p>
    <w:p w14:paraId="51A58FB9" w14:textId="77777777" w:rsidR="004F6BE5" w:rsidRDefault="00BA7CB5" w:rsidP="00BA7CB5">
      <w:pPr>
        <w:pStyle w:val="Heading2"/>
      </w:pPr>
      <w:bookmarkStart w:id="507" w:name="_Toc448317957"/>
      <w:r>
        <w:lastRenderedPageBreak/>
        <w:t>Pick List Reserved Lots</w:t>
      </w:r>
      <w:bookmarkEnd w:id="507"/>
    </w:p>
    <w:tbl>
      <w:tblPr>
        <w:tblStyle w:val="GridTable3-Accent1"/>
        <w:tblW w:w="0" w:type="auto"/>
        <w:tblLook w:val="04A0" w:firstRow="1" w:lastRow="0" w:firstColumn="1" w:lastColumn="0" w:noHBand="0" w:noVBand="1"/>
      </w:tblPr>
      <w:tblGrid>
        <w:gridCol w:w="1555"/>
        <w:gridCol w:w="8901"/>
      </w:tblGrid>
      <w:tr w:rsidR="00A42497" w:rsidRPr="00041215" w14:paraId="73F341EA" w14:textId="77777777" w:rsidTr="00A424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57877F74" w14:textId="77777777" w:rsidR="00A42497" w:rsidRPr="00041215" w:rsidRDefault="00A42497" w:rsidP="00A42497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0431576A" w14:textId="77777777" w:rsidR="00A42497" w:rsidRPr="00041215" w:rsidRDefault="00A42497" w:rsidP="00A4249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Report to find all reserved stock for planned job (and all relevant sub jobs)</w:t>
            </w:r>
          </w:p>
        </w:tc>
      </w:tr>
      <w:tr w:rsidR="00A42497" w:rsidRPr="00041215" w14:paraId="3144DE59" w14:textId="77777777" w:rsidTr="00A424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634A7FD" w14:textId="77777777" w:rsidR="00A42497" w:rsidRPr="00041215" w:rsidRDefault="00A42497" w:rsidP="00A42497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3D1D8A06" w14:textId="77777777" w:rsidR="00A42497" w:rsidRPr="00041215" w:rsidRDefault="00A42497" w:rsidP="00A424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Bryan Vickers</w:t>
            </w:r>
          </w:p>
        </w:tc>
      </w:tr>
      <w:tr w:rsidR="00A42497" w:rsidRPr="00041215" w14:paraId="019D33C4" w14:textId="77777777" w:rsidTr="00A424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A12D1D3" w14:textId="77777777" w:rsidR="00A42497" w:rsidRPr="00041215" w:rsidRDefault="00A42497" w:rsidP="00A42497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7F086F27" w14:textId="77777777" w:rsidR="00A42497" w:rsidRPr="00041215" w:rsidRDefault="00A42497" w:rsidP="00A424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A42497" w:rsidRPr="00041215" w14:paraId="3B17D88F" w14:textId="77777777" w:rsidTr="00A424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6D79EC7" w14:textId="77777777" w:rsidR="00A42497" w:rsidRPr="00041215" w:rsidRDefault="00A42497" w:rsidP="00A42497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18F2F118" w14:textId="77777777" w:rsidR="00A42497" w:rsidRPr="00041215" w:rsidRDefault="00A42497" w:rsidP="00A424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PBP Manufacturing</w:t>
            </w:r>
          </w:p>
        </w:tc>
      </w:tr>
    </w:tbl>
    <w:p w14:paraId="1CDBB5F0" w14:textId="77777777" w:rsidR="004F6BE5" w:rsidRDefault="004F6BE5" w:rsidP="004F6BE5"/>
    <w:p w14:paraId="33DF7B06" w14:textId="77777777" w:rsidR="004F6BE5" w:rsidRDefault="00B8149D" w:rsidP="004F6BE5">
      <w:r>
        <w:rPr>
          <w:noProof/>
          <w:lang w:eastAsia="en-GB"/>
        </w:rPr>
        <w:drawing>
          <wp:anchor distT="0" distB="0" distL="114300" distR="114300" simplePos="0" relativeHeight="251680768" behindDoc="0" locked="0" layoutInCell="1" allowOverlap="1" wp14:anchorId="73DB7C45" wp14:editId="463B5DE0">
            <wp:simplePos x="0" y="0"/>
            <wp:positionH relativeFrom="margin">
              <wp:align>right</wp:align>
            </wp:positionH>
            <wp:positionV relativeFrom="paragraph">
              <wp:posOffset>23590</wp:posOffset>
            </wp:positionV>
            <wp:extent cx="3704762" cy="1971429"/>
            <wp:effectExtent l="19050" t="19050" r="10160" b="1016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4762" cy="197142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BE5">
        <w:t>Parameters</w:t>
      </w:r>
    </w:p>
    <w:p w14:paraId="1F7F6FEC" w14:textId="77777777" w:rsidR="00750D08" w:rsidRDefault="00750D08" w:rsidP="00750D08">
      <w:r>
        <w:t>These are filters picked before running the report</w:t>
      </w:r>
    </w:p>
    <w:p w14:paraId="76F562EF" w14:textId="77777777"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14:paraId="3EE15F7D" w14:textId="77777777"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67191134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Master Job</w:t>
      </w:r>
    </w:p>
    <w:p w14:paraId="47B5ED14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Project job to search for</w:t>
      </w:r>
    </w:p>
    <w:p w14:paraId="2954F567" w14:textId="77777777" w:rsidR="00A42497" w:rsidRDefault="00A42497" w:rsidP="00A42497"/>
    <w:p w14:paraId="3B5741CA" w14:textId="77777777" w:rsidR="00A42497" w:rsidRDefault="00A42497" w:rsidP="00A42497">
      <w:r>
        <w:t>Final Report</w:t>
      </w:r>
    </w:p>
    <w:p w14:paraId="1D83C644" w14:textId="77777777" w:rsidR="00705D08" w:rsidRDefault="00170FE8" w:rsidP="00705D08">
      <w:r>
        <w:rPr>
          <w:noProof/>
          <w:lang w:eastAsia="en-GB"/>
        </w:rPr>
        <w:drawing>
          <wp:inline distT="0" distB="0" distL="0" distR="0" wp14:anchorId="6E8D291F" wp14:editId="386F86CB">
            <wp:extent cx="6645910" cy="1983740"/>
            <wp:effectExtent l="19050" t="19050" r="21590" b="1651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837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705D08">
        <w:br w:type="page"/>
      </w:r>
    </w:p>
    <w:p w14:paraId="6359D70C" w14:textId="77777777" w:rsidR="00BA7CB5" w:rsidRDefault="00BA7CB5" w:rsidP="00BA7CB5">
      <w:pPr>
        <w:pStyle w:val="Heading2"/>
      </w:pPr>
      <w:bookmarkStart w:id="508" w:name="_Toc448317958"/>
      <w:r>
        <w:lastRenderedPageBreak/>
        <w:t>Pick List Work Centre</w:t>
      </w:r>
      <w:bookmarkEnd w:id="508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4F6BE5" w:rsidRPr="00041215" w14:paraId="2D6CA3AE" w14:textId="77777777" w:rsidTr="00E971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089BD7FB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5DB96BE2" w14:textId="77777777" w:rsidR="004F6BE5" w:rsidRPr="00041215" w:rsidRDefault="00A42497" w:rsidP="00A4249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Report to find all stock for planned job (and all relevant sub jobs), split by each work centre</w:t>
            </w:r>
          </w:p>
        </w:tc>
      </w:tr>
      <w:tr w:rsidR="00A42497" w:rsidRPr="00041215" w14:paraId="7488B8C6" w14:textId="77777777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BD0173D" w14:textId="77777777" w:rsidR="00A42497" w:rsidRPr="00041215" w:rsidRDefault="00A42497" w:rsidP="00A42497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39184E83" w14:textId="77777777" w:rsidR="00A42497" w:rsidRPr="00041215" w:rsidRDefault="00A42497" w:rsidP="00A424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Bryan Vickers</w:t>
            </w:r>
          </w:p>
        </w:tc>
      </w:tr>
      <w:tr w:rsidR="00A42497" w:rsidRPr="00041215" w14:paraId="09110FEA" w14:textId="77777777" w:rsidTr="00E971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C25852E" w14:textId="77777777" w:rsidR="00A42497" w:rsidRPr="00041215" w:rsidRDefault="00A42497" w:rsidP="00A42497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06731C4B" w14:textId="77777777" w:rsidR="00A42497" w:rsidRPr="00041215" w:rsidRDefault="00A42497" w:rsidP="00A424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A42497" w:rsidRPr="00041215" w14:paraId="0674C0B2" w14:textId="77777777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E9C2CFE" w14:textId="77777777" w:rsidR="00A42497" w:rsidRPr="00041215" w:rsidRDefault="00A42497" w:rsidP="00A42497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7876F3D2" w14:textId="77777777" w:rsidR="00A42497" w:rsidRPr="00041215" w:rsidRDefault="00A42497" w:rsidP="00A424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PBP Manufacturing</w:t>
            </w:r>
          </w:p>
        </w:tc>
      </w:tr>
    </w:tbl>
    <w:p w14:paraId="48111473" w14:textId="77777777" w:rsidR="004F6BE5" w:rsidRDefault="004F6BE5" w:rsidP="004F6BE5"/>
    <w:p w14:paraId="524A6AED" w14:textId="77777777" w:rsidR="004F6BE5" w:rsidRDefault="00B8149D" w:rsidP="004F6BE5">
      <w:r>
        <w:rPr>
          <w:noProof/>
          <w:lang w:eastAsia="en-GB"/>
        </w:rPr>
        <w:drawing>
          <wp:anchor distT="0" distB="0" distL="114300" distR="114300" simplePos="0" relativeHeight="251681792" behindDoc="0" locked="0" layoutInCell="1" allowOverlap="1" wp14:anchorId="2992EF64" wp14:editId="04F69A69">
            <wp:simplePos x="0" y="0"/>
            <wp:positionH relativeFrom="margin">
              <wp:align>right</wp:align>
            </wp:positionH>
            <wp:positionV relativeFrom="paragraph">
              <wp:posOffset>23590</wp:posOffset>
            </wp:positionV>
            <wp:extent cx="3714286" cy="1971429"/>
            <wp:effectExtent l="19050" t="19050" r="19685" b="10160"/>
            <wp:wrapSquare wrapText="bothSides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197142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BE5">
        <w:t>Parameters</w:t>
      </w:r>
    </w:p>
    <w:p w14:paraId="0BF4D633" w14:textId="77777777" w:rsidR="00750D08" w:rsidRDefault="00750D08" w:rsidP="00750D08">
      <w:r>
        <w:t>These are filters picked before running the report</w:t>
      </w:r>
    </w:p>
    <w:p w14:paraId="4ACA1CAC" w14:textId="77777777"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14:paraId="46BACA86" w14:textId="77777777"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06F860EF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Master Job</w:t>
      </w:r>
    </w:p>
    <w:p w14:paraId="01AB53AC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Project job to search for</w:t>
      </w:r>
    </w:p>
    <w:p w14:paraId="24B58C5B" w14:textId="77777777" w:rsidR="00A42497" w:rsidRDefault="00A42497" w:rsidP="00A42497"/>
    <w:p w14:paraId="63D6529B" w14:textId="77777777" w:rsidR="00A42497" w:rsidRDefault="00A42497" w:rsidP="00A42497">
      <w:r>
        <w:t>Final Report</w:t>
      </w:r>
    </w:p>
    <w:p w14:paraId="302BE318" w14:textId="77777777" w:rsidR="00D73A4F" w:rsidRDefault="00170FE8" w:rsidP="00D73A4F">
      <w:r>
        <w:rPr>
          <w:noProof/>
          <w:lang w:eastAsia="en-GB"/>
        </w:rPr>
        <w:drawing>
          <wp:inline distT="0" distB="0" distL="0" distR="0" wp14:anchorId="038E61C6" wp14:editId="0849A22E">
            <wp:extent cx="6645910" cy="3684270"/>
            <wp:effectExtent l="19050" t="19050" r="21590" b="1143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842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D73A4F">
        <w:br w:type="page"/>
      </w:r>
    </w:p>
    <w:p w14:paraId="1EB3E0F2" w14:textId="77777777" w:rsidR="003E2A7F" w:rsidRDefault="00BA7CB5" w:rsidP="00BA7CB5">
      <w:pPr>
        <w:pStyle w:val="Heading2"/>
      </w:pPr>
      <w:bookmarkStart w:id="509" w:name="_Toc448317959"/>
      <w:r>
        <w:lastRenderedPageBreak/>
        <w:t>Purchase Order Details</w:t>
      </w:r>
      <w:bookmarkEnd w:id="509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4F6BE5" w:rsidRPr="00041215" w14:paraId="37BD7C3A" w14:textId="77777777" w:rsidTr="00E971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75C9537E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4794EFBA" w14:textId="77777777" w:rsidR="004F6BE5" w:rsidRPr="00041215" w:rsidRDefault="00A42497" w:rsidP="00E971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Provide details of Purchase Orders for a specified period of time</w:t>
            </w:r>
          </w:p>
        </w:tc>
      </w:tr>
      <w:tr w:rsidR="004F6BE5" w:rsidRPr="00041215" w14:paraId="60BA55ED" w14:textId="77777777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B5385BF" w14:textId="77777777" w:rsidR="004F6BE5" w:rsidRPr="00041215" w:rsidRDefault="004F6BE5" w:rsidP="00E97199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4E3EF7EE" w14:textId="77777777" w:rsidR="004F6BE5" w:rsidRPr="00041215" w:rsidRDefault="004F6BE5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F6BE5" w:rsidRPr="00041215" w14:paraId="67C23D56" w14:textId="77777777" w:rsidTr="00E971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77F5796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1B500450" w14:textId="77777777" w:rsidR="004F6BE5" w:rsidRPr="00041215" w:rsidRDefault="004F6BE5" w:rsidP="00E971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F6BE5" w:rsidRPr="00041215" w14:paraId="62ED7569" w14:textId="77777777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1B80900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2C3E0909" w14:textId="77777777" w:rsidR="004F6BE5" w:rsidRPr="00041215" w:rsidRDefault="004F6BE5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4ABE2080" w14:textId="77777777" w:rsidR="004F6BE5" w:rsidRDefault="004F6BE5" w:rsidP="004F6BE5"/>
    <w:p w14:paraId="7AF1A2CB" w14:textId="77777777" w:rsidR="004F6BE5" w:rsidRDefault="00B8149D" w:rsidP="004F6BE5">
      <w:r>
        <w:rPr>
          <w:noProof/>
          <w:lang w:eastAsia="en-GB"/>
        </w:rPr>
        <w:drawing>
          <wp:anchor distT="0" distB="0" distL="114300" distR="114300" simplePos="0" relativeHeight="251682816" behindDoc="0" locked="0" layoutInCell="1" allowOverlap="1" wp14:anchorId="0BDF6980" wp14:editId="14DEFC1D">
            <wp:simplePos x="0" y="0"/>
            <wp:positionH relativeFrom="margin">
              <wp:align>right</wp:align>
            </wp:positionH>
            <wp:positionV relativeFrom="paragraph">
              <wp:posOffset>23590</wp:posOffset>
            </wp:positionV>
            <wp:extent cx="4346286" cy="3016155"/>
            <wp:effectExtent l="19050" t="19050" r="16510" b="13335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6286" cy="30161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BE5">
        <w:t>Parameters</w:t>
      </w:r>
    </w:p>
    <w:p w14:paraId="22FF2CD9" w14:textId="77777777" w:rsidR="00750D08" w:rsidRDefault="00750D08" w:rsidP="00750D08">
      <w:r>
        <w:t>These are filters picked before running the report</w:t>
      </w:r>
    </w:p>
    <w:p w14:paraId="32685846" w14:textId="77777777"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14:paraId="680F4E4B" w14:textId="77777777"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2E3B7D6C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Enter from</w:t>
      </w:r>
    </w:p>
    <w:p w14:paraId="3B475A79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Start of period of entry dates</w:t>
      </w:r>
    </w:p>
    <w:p w14:paraId="3B669D50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Enter to</w:t>
      </w:r>
    </w:p>
    <w:p w14:paraId="6AADD93B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End of period of entry dates</w:t>
      </w:r>
    </w:p>
    <w:p w14:paraId="2A739E1A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Status</w:t>
      </w:r>
    </w:p>
    <w:p w14:paraId="308513FA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Purchase Order status to run against</w:t>
      </w:r>
    </w:p>
    <w:p w14:paraId="7C5C3110" w14:textId="77777777" w:rsidR="00170FE8" w:rsidRDefault="00A42497" w:rsidP="004F6BE5">
      <w:r>
        <w:t>Final Report</w:t>
      </w:r>
    </w:p>
    <w:p w14:paraId="77D32B72" w14:textId="77777777" w:rsidR="004B6639" w:rsidRDefault="00170FE8" w:rsidP="004B6639">
      <w:r>
        <w:rPr>
          <w:noProof/>
          <w:lang w:eastAsia="en-GB"/>
        </w:rPr>
        <w:drawing>
          <wp:inline distT="0" distB="0" distL="0" distR="0" wp14:anchorId="497AA93F" wp14:editId="01BB9F05">
            <wp:extent cx="6645910" cy="2306955"/>
            <wp:effectExtent l="19050" t="19050" r="21590" b="1714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69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4B6639">
        <w:br w:type="page"/>
      </w:r>
    </w:p>
    <w:p w14:paraId="7B369F55" w14:textId="77777777" w:rsidR="00BA7CB5" w:rsidRDefault="00BA7CB5" w:rsidP="00BA7CB5">
      <w:pPr>
        <w:pStyle w:val="Heading2"/>
      </w:pPr>
      <w:bookmarkStart w:id="510" w:name="_Toc448317960"/>
      <w:r>
        <w:lastRenderedPageBreak/>
        <w:t>Purchase Order E Signature</w:t>
      </w:r>
      <w:bookmarkEnd w:id="510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4F6BE5" w:rsidRPr="00041215" w14:paraId="073482F1" w14:textId="77777777" w:rsidTr="00E971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798B87DF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78E869EC" w14:textId="77777777" w:rsidR="004F6BE5" w:rsidRPr="00041215" w:rsidRDefault="00A42497" w:rsidP="00E971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Report of changes made to purchase orders between two dates</w:t>
            </w:r>
          </w:p>
        </w:tc>
      </w:tr>
      <w:tr w:rsidR="004F6BE5" w:rsidRPr="00041215" w14:paraId="1A95B42E" w14:textId="77777777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49002F0" w14:textId="77777777" w:rsidR="004F6BE5" w:rsidRPr="00041215" w:rsidRDefault="004F6BE5" w:rsidP="00E97199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23CD6B2F" w14:textId="77777777" w:rsidR="004F6BE5" w:rsidRPr="00041215" w:rsidRDefault="00A42497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Liz Collins</w:t>
            </w:r>
          </w:p>
        </w:tc>
      </w:tr>
      <w:tr w:rsidR="004F6BE5" w:rsidRPr="00041215" w14:paraId="196D14AB" w14:textId="77777777" w:rsidTr="00E971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C2E14D6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0EE24491" w14:textId="77777777" w:rsidR="004F6BE5" w:rsidRPr="00041215" w:rsidRDefault="00A42497" w:rsidP="00E971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4F6BE5" w:rsidRPr="00041215" w14:paraId="4079F9DD" w14:textId="77777777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8BE9B1F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1351B42E" w14:textId="77777777" w:rsidR="004F6BE5" w:rsidRPr="00041215" w:rsidRDefault="00A42497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PBL Finance</w:t>
            </w:r>
          </w:p>
        </w:tc>
      </w:tr>
    </w:tbl>
    <w:p w14:paraId="2273731F" w14:textId="77777777" w:rsidR="004F6BE5" w:rsidRDefault="004F6BE5" w:rsidP="004F6BE5"/>
    <w:p w14:paraId="42142BF3" w14:textId="77777777" w:rsidR="004F6BE5" w:rsidRDefault="00B8149D" w:rsidP="004F6BE5">
      <w:r>
        <w:rPr>
          <w:noProof/>
          <w:lang w:eastAsia="en-GB"/>
        </w:rPr>
        <w:drawing>
          <wp:anchor distT="0" distB="0" distL="114300" distR="114300" simplePos="0" relativeHeight="251683840" behindDoc="0" locked="0" layoutInCell="1" allowOverlap="1" wp14:anchorId="15D04116" wp14:editId="715D9A4B">
            <wp:simplePos x="0" y="0"/>
            <wp:positionH relativeFrom="margin">
              <wp:align>right</wp:align>
            </wp:positionH>
            <wp:positionV relativeFrom="paragraph">
              <wp:posOffset>23590</wp:posOffset>
            </wp:positionV>
            <wp:extent cx="4462818" cy="2953749"/>
            <wp:effectExtent l="19050" t="19050" r="13970" b="18415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2818" cy="29537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BE5">
        <w:t>Parameters</w:t>
      </w:r>
    </w:p>
    <w:p w14:paraId="1AE6F241" w14:textId="77777777" w:rsidR="00750D08" w:rsidRDefault="00750D08" w:rsidP="00750D08">
      <w:r>
        <w:t>These are filters picked before running the report</w:t>
      </w:r>
    </w:p>
    <w:p w14:paraId="28E86D73" w14:textId="77777777"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14:paraId="77BB9357" w14:textId="77777777"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72106424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Transaction Type</w:t>
      </w:r>
    </w:p>
    <w:p w14:paraId="79DEBCE0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Type of changes to run against</w:t>
      </w:r>
    </w:p>
    <w:p w14:paraId="7100CAB1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Enter From</w:t>
      </w:r>
    </w:p>
    <w:p w14:paraId="466CE91A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Start of period for date of change</w:t>
      </w:r>
    </w:p>
    <w:p w14:paraId="5B376D93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Enter To</w:t>
      </w:r>
    </w:p>
    <w:p w14:paraId="78738627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End of period for date of change</w:t>
      </w:r>
    </w:p>
    <w:p w14:paraId="02EE79A3" w14:textId="77777777" w:rsidR="00170FE8" w:rsidRDefault="00A42497" w:rsidP="004F6BE5">
      <w:r>
        <w:t>Final Report</w:t>
      </w:r>
    </w:p>
    <w:p w14:paraId="11BD123F" w14:textId="77777777" w:rsidR="007F38BC" w:rsidRDefault="00170FE8" w:rsidP="007F38BC">
      <w:r>
        <w:rPr>
          <w:noProof/>
          <w:lang w:eastAsia="en-GB"/>
        </w:rPr>
        <w:drawing>
          <wp:inline distT="0" distB="0" distL="0" distR="0" wp14:anchorId="2EF53405" wp14:editId="0FD97890">
            <wp:extent cx="6645910" cy="2438400"/>
            <wp:effectExtent l="19050" t="19050" r="21590" b="1905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38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7F38BC">
        <w:br w:type="page"/>
      </w:r>
    </w:p>
    <w:p w14:paraId="1D71BEED" w14:textId="77777777" w:rsidR="00BA7CB5" w:rsidRDefault="00BA7CB5" w:rsidP="00BA7CB5">
      <w:pPr>
        <w:pStyle w:val="Heading2"/>
      </w:pPr>
      <w:bookmarkStart w:id="511" w:name="_Toc448317961"/>
      <w:r>
        <w:lastRenderedPageBreak/>
        <w:t>Unpaid Asse</w:t>
      </w:r>
      <w:r w:rsidR="00705D08">
        <w:t>t</w:t>
      </w:r>
      <w:r>
        <w:t>s Accounts Payable</w:t>
      </w:r>
      <w:bookmarkEnd w:id="511"/>
    </w:p>
    <w:tbl>
      <w:tblPr>
        <w:tblStyle w:val="GridTable3-Accent1"/>
        <w:tblW w:w="10456" w:type="dxa"/>
        <w:tblLook w:val="04A0" w:firstRow="1" w:lastRow="0" w:firstColumn="1" w:lastColumn="0" w:noHBand="0" w:noVBand="1"/>
      </w:tblPr>
      <w:tblGrid>
        <w:gridCol w:w="1555"/>
        <w:gridCol w:w="8901"/>
      </w:tblGrid>
      <w:tr w:rsidR="005B49C8" w:rsidRPr="00041215" w14:paraId="46C92E6C" w14:textId="77777777" w:rsidTr="005B49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2FB651E1" w14:textId="77777777" w:rsidR="005B49C8" w:rsidRPr="00041215" w:rsidRDefault="005B49C8" w:rsidP="003674F1">
            <w:pPr>
              <w:rPr>
                <w:i w:val="0"/>
              </w:rPr>
            </w:pPr>
            <w:bookmarkStart w:id="512" w:name="_GoBack" w:colFirst="0" w:colLast="2"/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006FFF08" w14:textId="77777777" w:rsidR="005B49C8" w:rsidRPr="00041215" w:rsidRDefault="005B49C8" w:rsidP="003674F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Accounts Payable – Unpaid Assets, created by Prometic</w:t>
            </w:r>
          </w:p>
        </w:tc>
      </w:tr>
      <w:tr w:rsidR="005B49C8" w:rsidRPr="00041215" w14:paraId="439794A6" w14:textId="77777777" w:rsidTr="005B49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F06C12C" w14:textId="77777777" w:rsidR="005B49C8" w:rsidRPr="00041215" w:rsidRDefault="005B49C8" w:rsidP="003674F1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312D89F4" w14:textId="77777777" w:rsidR="005B49C8" w:rsidRPr="00041215" w:rsidRDefault="005B49C8" w:rsidP="003674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Bianca Vasquez</w:t>
            </w:r>
          </w:p>
        </w:tc>
      </w:tr>
      <w:tr w:rsidR="005B49C8" w:rsidRPr="00041215" w14:paraId="14ABA0E4" w14:textId="77777777" w:rsidTr="005B49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92E808B" w14:textId="77777777" w:rsidR="005B49C8" w:rsidRPr="00041215" w:rsidRDefault="005B49C8" w:rsidP="003674F1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78061EF9" w14:textId="77777777" w:rsidR="005B49C8" w:rsidRPr="00041215" w:rsidRDefault="005B49C8" w:rsidP="003674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5B49C8" w:rsidRPr="00041215" w14:paraId="7BC46659" w14:textId="77777777" w:rsidTr="005B49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747F996" w14:textId="77777777" w:rsidR="005B49C8" w:rsidRPr="00041215" w:rsidRDefault="005B49C8" w:rsidP="003674F1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3F3EB028" w14:textId="77777777" w:rsidR="005B49C8" w:rsidRPr="00041215" w:rsidRDefault="005B49C8" w:rsidP="003674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PBI/PBL finance</w:t>
            </w:r>
          </w:p>
        </w:tc>
      </w:tr>
      <w:bookmarkEnd w:id="512"/>
    </w:tbl>
    <w:p w14:paraId="38974E22" w14:textId="77777777" w:rsidR="004F6BE5" w:rsidRDefault="004F6BE5" w:rsidP="004F6BE5"/>
    <w:p w14:paraId="1F9D341D" w14:textId="77777777" w:rsidR="004F6BE5" w:rsidRDefault="00B8149D" w:rsidP="004F6BE5">
      <w:r>
        <w:rPr>
          <w:noProof/>
          <w:lang w:eastAsia="en-GB"/>
        </w:rPr>
        <w:drawing>
          <wp:anchor distT="0" distB="0" distL="114300" distR="114300" simplePos="0" relativeHeight="251684864" behindDoc="0" locked="0" layoutInCell="1" allowOverlap="1" wp14:anchorId="24F2F080" wp14:editId="17011D38">
            <wp:simplePos x="0" y="0"/>
            <wp:positionH relativeFrom="margin">
              <wp:align>right</wp:align>
            </wp:positionH>
            <wp:positionV relativeFrom="paragraph">
              <wp:posOffset>23589</wp:posOffset>
            </wp:positionV>
            <wp:extent cx="3704762" cy="1980952"/>
            <wp:effectExtent l="19050" t="19050" r="10160" b="19685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4762" cy="198095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BE5">
        <w:t>Parameters</w:t>
      </w:r>
    </w:p>
    <w:p w14:paraId="6CE4F421" w14:textId="77777777" w:rsidR="00750D08" w:rsidRDefault="00750D08" w:rsidP="00750D08">
      <w:r>
        <w:t>These are filters picked before running the report</w:t>
      </w:r>
    </w:p>
    <w:p w14:paraId="26768DA7" w14:textId="77777777"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14:paraId="2D24F64B" w14:textId="77777777"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7E095EAE" w14:textId="77777777" w:rsidR="003674F1" w:rsidRDefault="003674F1" w:rsidP="003674F1">
      <w:pPr>
        <w:pStyle w:val="ListParagraph"/>
        <w:numPr>
          <w:ilvl w:val="0"/>
          <w:numId w:val="1"/>
        </w:numPr>
      </w:pPr>
      <w:r>
        <w:t>Period</w:t>
      </w:r>
    </w:p>
    <w:p w14:paraId="48822555" w14:textId="77777777" w:rsidR="003674F1" w:rsidRDefault="003674F1" w:rsidP="003674F1">
      <w:pPr>
        <w:pStyle w:val="ListParagraph"/>
        <w:numPr>
          <w:ilvl w:val="1"/>
          <w:numId w:val="1"/>
        </w:numPr>
      </w:pPr>
      <w:r>
        <w:t>P1 – this period</w:t>
      </w:r>
    </w:p>
    <w:p w14:paraId="43DF0BEA" w14:textId="77777777" w:rsidR="003674F1" w:rsidRDefault="003674F1" w:rsidP="003674F1">
      <w:pPr>
        <w:pStyle w:val="ListParagraph"/>
        <w:numPr>
          <w:ilvl w:val="1"/>
          <w:numId w:val="1"/>
        </w:numPr>
      </w:pPr>
      <w:r>
        <w:t>P2 – last period</w:t>
      </w:r>
    </w:p>
    <w:p w14:paraId="5ED8E846" w14:textId="77777777" w:rsidR="003674F1" w:rsidRDefault="003674F1" w:rsidP="003674F1">
      <w:pPr>
        <w:pStyle w:val="ListParagraph"/>
        <w:numPr>
          <w:ilvl w:val="1"/>
          <w:numId w:val="1"/>
        </w:numPr>
      </w:pPr>
      <w:r>
        <w:t>P3 – last period - 1</w:t>
      </w:r>
    </w:p>
    <w:p w14:paraId="42539E38" w14:textId="77777777" w:rsidR="00170FE8" w:rsidRDefault="003674F1" w:rsidP="009C39E1">
      <w:r>
        <w:t>Final Report</w:t>
      </w:r>
    </w:p>
    <w:p w14:paraId="1CE9AD8D" w14:textId="77777777" w:rsidR="009C39E1" w:rsidRDefault="00750D08" w:rsidP="009C39E1">
      <w:r>
        <w:rPr>
          <w:noProof/>
          <w:lang w:eastAsia="en-GB"/>
        </w:rPr>
        <w:drawing>
          <wp:inline distT="0" distB="0" distL="0" distR="0" wp14:anchorId="20CAA218" wp14:editId="18B947C4">
            <wp:extent cx="6645910" cy="2574925"/>
            <wp:effectExtent l="19050" t="19050" r="21590" b="1587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749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9C39E1">
        <w:br w:type="page"/>
      </w:r>
    </w:p>
    <w:p w14:paraId="4BB3C094" w14:textId="77777777" w:rsidR="004F6BE5" w:rsidRDefault="004F6BE5" w:rsidP="004F6BE5">
      <w:pPr>
        <w:pStyle w:val="Heading1"/>
      </w:pPr>
      <w:bookmarkStart w:id="513" w:name="_Toc448317962"/>
      <w:r>
        <w:lastRenderedPageBreak/>
        <w:t>Reports to be developed</w:t>
      </w:r>
      <w:bookmarkEnd w:id="513"/>
    </w:p>
    <w:p w14:paraId="49EFDD1C" w14:textId="77777777" w:rsidR="004F6BE5" w:rsidRPr="004F6BE5" w:rsidRDefault="00006447" w:rsidP="004F6BE5">
      <w:r>
        <w:t>The following reports are scheduled to be developed following the sign off of Actual Budgets Balance Sheet.</w:t>
      </w:r>
    </w:p>
    <w:p w14:paraId="120251DE" w14:textId="77777777" w:rsidR="004F6BE5" w:rsidRPr="004F6BE5" w:rsidRDefault="004F6BE5" w:rsidP="004F6BE5">
      <w:pPr>
        <w:pStyle w:val="Heading4"/>
        <w:rPr>
          <w:i w:val="0"/>
        </w:rPr>
      </w:pPr>
      <w:r w:rsidRPr="004F6BE5">
        <w:rPr>
          <w:i w:val="0"/>
        </w:rPr>
        <w:t>Actuals Budgets Financial Statement</w:t>
      </w:r>
    </w:p>
    <w:p w14:paraId="7E0B6B31" w14:textId="77777777" w:rsidR="004F6BE5" w:rsidRDefault="004F6BE5" w:rsidP="004F6BE5">
      <w:pPr>
        <w:pStyle w:val="Heading4"/>
        <w:rPr>
          <w:i w:val="0"/>
        </w:rPr>
      </w:pPr>
      <w:r w:rsidRPr="004F6BE5">
        <w:rPr>
          <w:i w:val="0"/>
        </w:rPr>
        <w:t xml:space="preserve">Actuals Budgets </w:t>
      </w:r>
      <w:r>
        <w:rPr>
          <w:i w:val="0"/>
        </w:rPr>
        <w:t>Trial Balance</w:t>
      </w:r>
    </w:p>
    <w:p w14:paraId="171C23D3" w14:textId="77777777" w:rsidR="004F6BE5" w:rsidRPr="004F6BE5" w:rsidRDefault="004F6BE5" w:rsidP="004F6BE5">
      <w:pPr>
        <w:pStyle w:val="Heading4"/>
        <w:rPr>
          <w:i w:val="0"/>
        </w:rPr>
      </w:pPr>
      <w:r w:rsidRPr="004F6BE5">
        <w:rPr>
          <w:i w:val="0"/>
        </w:rPr>
        <w:t xml:space="preserve">Actuals Budgets </w:t>
      </w:r>
      <w:r>
        <w:rPr>
          <w:i w:val="0"/>
        </w:rPr>
        <w:t>Budget vs Actual</w:t>
      </w:r>
    </w:p>
    <w:p w14:paraId="2D971438" w14:textId="77777777" w:rsidR="004F6BE5" w:rsidRPr="004F6BE5" w:rsidRDefault="004F6BE5" w:rsidP="004F6BE5">
      <w:pPr>
        <w:pStyle w:val="Heading4"/>
        <w:rPr>
          <w:i w:val="0"/>
        </w:rPr>
      </w:pPr>
      <w:r w:rsidRPr="004F6BE5">
        <w:rPr>
          <w:i w:val="0"/>
        </w:rPr>
        <w:t xml:space="preserve">Actuals Budgets </w:t>
      </w:r>
      <w:r>
        <w:rPr>
          <w:i w:val="0"/>
        </w:rPr>
        <w:t>Mapping Check</w:t>
      </w:r>
    </w:p>
    <w:p w14:paraId="17EF7586" w14:textId="77777777" w:rsidR="004F6BE5" w:rsidRPr="004F6BE5" w:rsidRDefault="004F6BE5" w:rsidP="004F6BE5"/>
    <w:sectPr w:rsidR="004F6BE5" w:rsidRPr="004F6BE5" w:rsidSect="00557185">
      <w:footerReference w:type="default" r:id="rId91"/>
      <w:headerReference w:type="first" r:id="rId92"/>
      <w:footerReference w:type="first" r:id="rId93"/>
      <w:pgSz w:w="11906" w:h="16838"/>
      <w:pgMar w:top="1560" w:right="720" w:bottom="720" w:left="720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455" w:author="Chris Johnson" w:date="2016-03-18T17:02:00Z" w:initials="CJ">
    <w:p w14:paraId="3B452C6B" w14:textId="77777777" w:rsidR="00750DDD" w:rsidRDefault="00750DDD">
      <w:pPr>
        <w:pStyle w:val="CommentText"/>
      </w:pPr>
      <w:r>
        <w:rPr>
          <w:rStyle w:val="CommentReference"/>
        </w:rPr>
        <w:annotationRef/>
      </w:r>
      <w:r w:rsidR="00046C59">
        <w:rPr>
          <w:noProof/>
        </w:rPr>
        <w:t>Added search by Batch number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3B452C6B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BFF74B4" w14:textId="77777777" w:rsidR="002C6332" w:rsidRDefault="002C6332" w:rsidP="00700D3E">
      <w:pPr>
        <w:spacing w:after="0" w:line="240" w:lineRule="auto"/>
      </w:pPr>
      <w:r>
        <w:separator/>
      </w:r>
    </w:p>
  </w:endnote>
  <w:endnote w:type="continuationSeparator" w:id="0">
    <w:p w14:paraId="44FB02BD" w14:textId="77777777" w:rsidR="002C6332" w:rsidRDefault="002C6332" w:rsidP="00700D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2CBB4F2" w14:textId="6A2EA98D" w:rsidR="00700D3E" w:rsidRDefault="00700D3E">
    <w:pPr>
      <w:pStyle w:val="Footer"/>
    </w:pPr>
    <w:r>
      <w:t xml:space="preserve">Page </w:t>
    </w:r>
    <w:sdt>
      <w:sdtPr>
        <w:id w:val="722563753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B49C8">
          <w:rPr>
            <w:noProof/>
          </w:rPr>
          <w:t>46</w:t>
        </w:r>
        <w:r>
          <w:rPr>
            <w:noProof/>
          </w:rPr>
          <w:fldChar w:fldCharType="end"/>
        </w:r>
        <w:r>
          <w:rPr>
            <w:noProof/>
          </w:rPr>
          <w:t xml:space="preserve"> of </w:t>
        </w:r>
        <w:r>
          <w:rPr>
            <w:noProof/>
          </w:rPr>
          <w:fldChar w:fldCharType="begin"/>
        </w:r>
        <w:r>
          <w:rPr>
            <w:noProof/>
          </w:rPr>
          <w:instrText xml:space="preserve"> NUMPAGES   \* MERGEFORMAT </w:instrText>
        </w:r>
        <w:r>
          <w:rPr>
            <w:noProof/>
          </w:rPr>
          <w:fldChar w:fldCharType="separate"/>
        </w:r>
        <w:r w:rsidR="005B49C8">
          <w:rPr>
            <w:noProof/>
          </w:rPr>
          <w:t>46</w:t>
        </w:r>
        <w:r>
          <w:rPr>
            <w:noProof/>
          </w:rP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089FBE4" w14:textId="551EA6C9" w:rsidR="005B49C8" w:rsidRDefault="005B49C8">
    <w:pPr>
      <w:pStyle w:val="Footer"/>
    </w:pPr>
    <w:ins w:id="514" w:author="Chris Johnson [2]" w:date="2016-04-13T13:42:00Z">
      <w:r>
        <w:t xml:space="preserve">Page </w:t>
      </w:r>
    </w:ins>
    <w:customXmlInsRangeStart w:id="515" w:author="Chris Johnson [2]" w:date="2016-04-13T13:42:00Z"/>
    <w:sdt>
      <w:sdtPr>
        <w:id w:val="1094523873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customXmlInsRangeEnd w:id="515"/>
        <w:ins w:id="516" w:author="Chris Johnson [2]" w:date="2016-04-13T13:42:00Z"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</w:ins>
        <w:r>
          <w:rPr>
            <w:noProof/>
          </w:rPr>
          <w:t>1</w:t>
        </w:r>
        <w:ins w:id="517" w:author="Chris Johnson [2]" w:date="2016-04-13T13:42:00Z">
          <w:r>
            <w:rPr>
              <w:noProof/>
            </w:rPr>
            <w:fldChar w:fldCharType="end"/>
          </w:r>
          <w:r>
            <w:rPr>
              <w:noProof/>
            </w:rPr>
            <w:t xml:space="preserve"> of </w:t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NUMPAGES   \* MERGEFORMAT </w:instrText>
          </w:r>
          <w:r>
            <w:rPr>
              <w:noProof/>
            </w:rPr>
            <w:fldChar w:fldCharType="separate"/>
          </w:r>
        </w:ins>
        <w:r>
          <w:rPr>
            <w:noProof/>
          </w:rPr>
          <w:t>46</w:t>
        </w:r>
        <w:ins w:id="518" w:author="Chris Johnson [2]" w:date="2016-04-13T13:42:00Z">
          <w:r>
            <w:rPr>
              <w:noProof/>
            </w:rPr>
            <w:fldChar w:fldCharType="end"/>
          </w:r>
        </w:ins>
        <w:customXmlInsRangeStart w:id="519" w:author="Chris Johnson [2]" w:date="2016-04-13T13:42:00Z"/>
      </w:sdtContent>
    </w:sdt>
    <w:customXmlInsRangeEnd w:id="519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82BF5F1" w14:textId="77777777" w:rsidR="002C6332" w:rsidRDefault="002C6332" w:rsidP="00700D3E">
      <w:pPr>
        <w:spacing w:after="0" w:line="240" w:lineRule="auto"/>
      </w:pPr>
      <w:r>
        <w:separator/>
      </w:r>
    </w:p>
  </w:footnote>
  <w:footnote w:type="continuationSeparator" w:id="0">
    <w:p w14:paraId="28223AF4" w14:textId="77777777" w:rsidR="002C6332" w:rsidRDefault="002C6332" w:rsidP="00700D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C3CCB95" w14:textId="77777777" w:rsidR="00557185" w:rsidRDefault="00557185">
    <w:pPr>
      <w:pStyle w:val="Header"/>
    </w:pPr>
    <w:r>
      <w:rPr>
        <w:noProof/>
        <w:lang w:eastAsia="en-GB"/>
      </w:rPr>
      <w:drawing>
        <wp:anchor distT="0" distB="0" distL="114300" distR="114300" simplePos="0" relativeHeight="251659264" behindDoc="0" locked="0" layoutInCell="1" allowOverlap="1" wp14:anchorId="711EF5F2" wp14:editId="4BCE3588">
          <wp:simplePos x="0" y="0"/>
          <wp:positionH relativeFrom="margin">
            <wp:align>right</wp:align>
          </wp:positionH>
          <wp:positionV relativeFrom="paragraph">
            <wp:posOffset>-252901</wp:posOffset>
          </wp:positionV>
          <wp:extent cx="2068195" cy="723265"/>
          <wp:effectExtent l="0" t="0" r="8255" b="635"/>
          <wp:wrapSquare wrapText="bothSides"/>
          <wp:docPr id="74" name="Picture 7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new_logo2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68195" cy="7232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070051"/>
    <w:multiLevelType w:val="hybridMultilevel"/>
    <w:tmpl w:val="449EC13E"/>
    <w:lvl w:ilvl="0" w:tplc="258CCAA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CC3979"/>
    <w:multiLevelType w:val="hybridMultilevel"/>
    <w:tmpl w:val="247855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32419A"/>
    <w:multiLevelType w:val="hybridMultilevel"/>
    <w:tmpl w:val="F3745E3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DD19D0"/>
    <w:multiLevelType w:val="hybridMultilevel"/>
    <w:tmpl w:val="DB38AE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416C01"/>
    <w:multiLevelType w:val="hybridMultilevel"/>
    <w:tmpl w:val="BB1E19C8"/>
    <w:lvl w:ilvl="0" w:tplc="152819E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46B2E42"/>
    <w:multiLevelType w:val="hybridMultilevel"/>
    <w:tmpl w:val="60AE8004"/>
    <w:lvl w:ilvl="0" w:tplc="5A54AC6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95761BD"/>
    <w:multiLevelType w:val="hybridMultilevel"/>
    <w:tmpl w:val="AEAA5D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4"/>
  </w:num>
  <w:num w:numId="5">
    <w:abstractNumId w:val="3"/>
  </w:num>
  <w:num w:numId="6">
    <w:abstractNumId w:val="6"/>
  </w:num>
  <w:num w:numId="7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Chris Johnson">
    <w15:presenceInfo w15:providerId="AD" w15:userId="S-1-5-21-2222362392-590022482-2035495407-5617"/>
  </w15:person>
  <w15:person w15:author="Chris Johnson [2]">
    <w15:presenceInfo w15:providerId="AD" w15:userId="S-1-5-21-2222362392-590022482-2035495407-561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trackRevision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3358"/>
    <w:rsid w:val="00006447"/>
    <w:rsid w:val="00040E9E"/>
    <w:rsid w:val="00041215"/>
    <w:rsid w:val="00046C59"/>
    <w:rsid w:val="000C1498"/>
    <w:rsid w:val="000E2CB7"/>
    <w:rsid w:val="00101755"/>
    <w:rsid w:val="001055AC"/>
    <w:rsid w:val="00166DC0"/>
    <w:rsid w:val="00170FE8"/>
    <w:rsid w:val="002C6332"/>
    <w:rsid w:val="003674F1"/>
    <w:rsid w:val="003E2A7F"/>
    <w:rsid w:val="003F44E3"/>
    <w:rsid w:val="00415017"/>
    <w:rsid w:val="004A1985"/>
    <w:rsid w:val="004B6639"/>
    <w:rsid w:val="004F6BE5"/>
    <w:rsid w:val="00544F54"/>
    <w:rsid w:val="00557185"/>
    <w:rsid w:val="005B49C8"/>
    <w:rsid w:val="005F35AD"/>
    <w:rsid w:val="00605480"/>
    <w:rsid w:val="006E2D06"/>
    <w:rsid w:val="00700D3E"/>
    <w:rsid w:val="00705D08"/>
    <w:rsid w:val="00750D08"/>
    <w:rsid w:val="00750DDD"/>
    <w:rsid w:val="007934C0"/>
    <w:rsid w:val="007F38BC"/>
    <w:rsid w:val="0084609E"/>
    <w:rsid w:val="00883358"/>
    <w:rsid w:val="00897F97"/>
    <w:rsid w:val="008F1EFB"/>
    <w:rsid w:val="009004E7"/>
    <w:rsid w:val="009C39E1"/>
    <w:rsid w:val="00A42497"/>
    <w:rsid w:val="00A521B3"/>
    <w:rsid w:val="00A82D5A"/>
    <w:rsid w:val="00AA1981"/>
    <w:rsid w:val="00B70213"/>
    <w:rsid w:val="00B8149D"/>
    <w:rsid w:val="00BA7CB5"/>
    <w:rsid w:val="00C36C1B"/>
    <w:rsid w:val="00CD0190"/>
    <w:rsid w:val="00D73A4F"/>
    <w:rsid w:val="00DC66FD"/>
    <w:rsid w:val="00DD3345"/>
    <w:rsid w:val="00DE7B98"/>
    <w:rsid w:val="00E41D57"/>
    <w:rsid w:val="00E46EE0"/>
    <w:rsid w:val="00E625E5"/>
    <w:rsid w:val="00E646A6"/>
    <w:rsid w:val="00E909FD"/>
    <w:rsid w:val="00EC7146"/>
    <w:rsid w:val="00F4327A"/>
    <w:rsid w:val="00F91442"/>
    <w:rsid w:val="00FF47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FECE0B"/>
  <w15:chartTrackingRefBased/>
  <w15:docId w15:val="{17FF7025-A22C-4E98-BD65-061C5CE3B5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12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46EE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46EE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4121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3358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46EE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46EE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4121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1Char">
    <w:name w:val="Heading 1 Char"/>
    <w:basedOn w:val="DefaultParagraphFont"/>
    <w:link w:val="Heading1"/>
    <w:uiPriority w:val="9"/>
    <w:rsid w:val="0004121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41215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BA7CB5"/>
    <w:pPr>
      <w:tabs>
        <w:tab w:val="right" w:leader="dot" w:pos="10456"/>
      </w:tabs>
      <w:spacing w:after="0"/>
      <w:ind w:left="220"/>
    </w:pPr>
    <w:rPr>
      <w:noProof/>
      <w:sz w:val="18"/>
    </w:rPr>
  </w:style>
  <w:style w:type="paragraph" w:styleId="TOC3">
    <w:name w:val="toc 3"/>
    <w:basedOn w:val="Normal"/>
    <w:next w:val="Normal"/>
    <w:autoRedefine/>
    <w:uiPriority w:val="39"/>
    <w:unhideWhenUsed/>
    <w:rsid w:val="00BA7CB5"/>
    <w:pPr>
      <w:tabs>
        <w:tab w:val="right" w:leader="dot" w:pos="10456"/>
      </w:tabs>
      <w:spacing w:after="0"/>
      <w:ind w:left="440"/>
    </w:pPr>
    <w:rPr>
      <w:noProof/>
      <w:sz w:val="18"/>
    </w:rPr>
  </w:style>
  <w:style w:type="character" w:styleId="Hyperlink">
    <w:name w:val="Hyperlink"/>
    <w:basedOn w:val="DefaultParagraphFont"/>
    <w:uiPriority w:val="99"/>
    <w:unhideWhenUsed/>
    <w:rsid w:val="00041215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9004E7"/>
    <w:pPr>
      <w:tabs>
        <w:tab w:val="right" w:leader="dot" w:pos="10456"/>
      </w:tabs>
      <w:spacing w:after="0"/>
    </w:pPr>
    <w:rPr>
      <w:noProof/>
      <w:sz w:val="20"/>
    </w:rPr>
  </w:style>
  <w:style w:type="table" w:styleId="TableGrid">
    <w:name w:val="Table Grid"/>
    <w:basedOn w:val="TableNormal"/>
    <w:uiPriority w:val="39"/>
    <w:rsid w:val="000412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041215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3-Accent1">
    <w:name w:val="Grid Table 3 Accent 1"/>
    <w:basedOn w:val="TableNormal"/>
    <w:uiPriority w:val="48"/>
    <w:rsid w:val="00041215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700D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0D3E"/>
  </w:style>
  <w:style w:type="paragraph" w:styleId="Footer">
    <w:name w:val="footer"/>
    <w:basedOn w:val="Normal"/>
    <w:link w:val="FooterChar"/>
    <w:uiPriority w:val="99"/>
    <w:unhideWhenUsed/>
    <w:rsid w:val="00700D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0D3E"/>
  </w:style>
  <w:style w:type="paragraph" w:styleId="Title">
    <w:name w:val="Title"/>
    <w:basedOn w:val="Normal"/>
    <w:next w:val="Normal"/>
    <w:link w:val="TitleChar"/>
    <w:uiPriority w:val="10"/>
    <w:qFormat/>
    <w:rsid w:val="0010175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17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C714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7146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9004E7"/>
    <w:pPr>
      <w:spacing w:after="0" w:line="240" w:lineRule="auto"/>
    </w:pPr>
  </w:style>
  <w:style w:type="character" w:styleId="FollowedHyperlink">
    <w:name w:val="FollowedHyperlink"/>
    <w:basedOn w:val="DefaultParagraphFont"/>
    <w:uiPriority w:val="99"/>
    <w:semiHidden/>
    <w:unhideWhenUsed/>
    <w:rsid w:val="009004E7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750DD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50DD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50DD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50DD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50DDD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59.png"/><Relationship Id="rId76" Type="http://schemas.openxmlformats.org/officeDocument/2006/relationships/image" Target="media/image67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comments" Target="comments.xml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87" Type="http://schemas.openxmlformats.org/officeDocument/2006/relationships/image" Target="media/image78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3.png"/><Relationship Id="rId90" Type="http://schemas.openxmlformats.org/officeDocument/2006/relationships/image" Target="media/image81.png"/><Relationship Id="rId95" Type="http://schemas.microsoft.com/office/2011/relationships/people" Target="peop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93" Type="http://schemas.openxmlformats.org/officeDocument/2006/relationships/footer" Target="footer2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microsoft.com/office/2011/relationships/commentsExtended" Target="commentsExtended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footer" Target="footer1.xml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DF0D38-9A74-4325-8012-E94445F3FC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1320</TotalTime>
  <Pages>46</Pages>
  <Words>3522</Words>
  <Characters>20079</Characters>
  <Application>Microsoft Office Word</Application>
  <DocSecurity>0</DocSecurity>
  <Lines>167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Johnson</dc:creator>
  <cp:keywords/>
  <dc:description/>
  <cp:lastModifiedBy>Chris Johnson</cp:lastModifiedBy>
  <cp:revision>49</cp:revision>
  <cp:lastPrinted>2016-03-10T15:20:00Z</cp:lastPrinted>
  <dcterms:created xsi:type="dcterms:W3CDTF">2016-02-19T12:25:00Z</dcterms:created>
  <dcterms:modified xsi:type="dcterms:W3CDTF">2016-04-13T12:45:00Z</dcterms:modified>
</cp:coreProperties>
</file>